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091" w:rsidRDefault="00025091">
      <w:bookmarkStart w:id="0" w:name="_Toc17299422"/>
      <w:bookmarkStart w:id="1" w:name="_Toc17300496"/>
      <w:bookmarkStart w:id="2" w:name="_Toc10452752"/>
      <w:bookmarkStart w:id="3" w:name="_Toc947641"/>
      <w:bookmarkStart w:id="4" w:name="_Toc536185286"/>
    </w:p>
    <w:p w:rsidR="006A44E5" w:rsidRPr="006A44E5" w:rsidRDefault="004473A0" w:rsidP="006A44E5">
      <w:pPr>
        <w:pStyle w:val="2"/>
        <w:jc w:val="center"/>
        <w:rPr>
          <w:rFonts w:ascii="黑体" w:eastAsia="黑体" w:hAnsi="黑体"/>
          <w:sz w:val="30"/>
          <w:szCs w:val="30"/>
        </w:rPr>
      </w:pPr>
      <w:bookmarkStart w:id="5" w:name="_Toc17300804"/>
      <w:r>
        <w:rPr>
          <w:rFonts w:ascii="黑体" w:eastAsia="黑体" w:hAnsi="黑体" w:hint="eastAsia"/>
          <w:sz w:val="30"/>
          <w:szCs w:val="30"/>
        </w:rPr>
        <w:t>第一</w:t>
      </w:r>
      <w:r w:rsidR="006A44E5" w:rsidRPr="006A44E5">
        <w:rPr>
          <w:rFonts w:ascii="黑体" w:eastAsia="黑体" w:hAnsi="黑体" w:hint="eastAsia"/>
          <w:sz w:val="30"/>
          <w:szCs w:val="30"/>
        </w:rPr>
        <w:t xml:space="preserve">章  </w:t>
      </w:r>
      <w:r w:rsidR="006A44E5">
        <w:rPr>
          <w:rFonts w:ascii="黑体" w:eastAsia="黑体" w:hAnsi="黑体" w:hint="eastAsia"/>
          <w:sz w:val="30"/>
          <w:szCs w:val="30"/>
        </w:rPr>
        <w:t>难度等级★</w:t>
      </w:r>
      <w:bookmarkEnd w:id="0"/>
      <w:bookmarkEnd w:id="1"/>
      <w:bookmarkEnd w:id="5"/>
    </w:p>
    <w:p w:rsidR="004A3E05" w:rsidRPr="004A3E05" w:rsidRDefault="004A3E05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" w:name="_Toc17299423"/>
      <w:bookmarkStart w:id="7" w:name="_Toc17300497"/>
      <w:bookmarkStart w:id="8" w:name="_Toc1730080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564991">
        <w:rPr>
          <w:rFonts w:ascii="黑体" w:eastAsia="黑体" w:hAnsi="宋体" w:cs="Times New Roman"/>
          <w:bCs/>
          <w:sz w:val="28"/>
          <w:szCs w:val="28"/>
        </w:rPr>
        <w:t>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 xml:space="preserve">反转一个3位整数 </w:t>
      </w:r>
      <w:r>
        <w:rPr>
          <w:rFonts w:ascii="黑体" w:eastAsia="黑体" w:hAnsi="宋体" w:cs="Times New Roman"/>
          <w:bCs/>
          <w:sz w:val="28"/>
          <w:szCs w:val="28"/>
        </w:rPr>
        <w:t xml:space="preserve"> </w:t>
      </w:r>
      <w:r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"/>
      <w:bookmarkEnd w:id="6"/>
      <w:bookmarkEnd w:id="7"/>
      <w:bookmarkEnd w:id="8"/>
    </w:p>
    <w:p w:rsidR="004A3E05" w:rsidRDefault="004A3E05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4A3E05" w:rsidRDefault="004A3E05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number: </w:t>
      </w:r>
      <w:r>
        <w:rPr>
          <w:rFonts w:ascii="Courier New" w:eastAsia="宋体" w:hAnsi="Courier New" w:cs="Courier New" w:hint="eastAsia"/>
          <w:sz w:val="18"/>
          <w:szCs w:val="18"/>
        </w:rPr>
        <w:t>一个三位整数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反转后的数字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reverseInteger(self, number):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h = int(number/100)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t = int(number%100/10)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z = int(number%10)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(100*z+10*t+h)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num = 123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solution.reverseInteger(num)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num)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" w:name="_Toc10452753"/>
      <w:bookmarkStart w:id="10" w:name="_Toc17299424"/>
      <w:bookmarkStart w:id="11" w:name="_Toc17300498"/>
      <w:bookmarkStart w:id="12" w:name="_Toc1730080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E76A18">
        <w:rPr>
          <w:rFonts w:ascii="黑体" w:eastAsia="黑体" w:hAnsi="宋体" w:cs="Times New Roman"/>
          <w:bCs/>
          <w:sz w:val="28"/>
          <w:szCs w:val="28"/>
        </w:rPr>
        <w:t>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bookmarkEnd w:id="3"/>
      <w:bookmarkEnd w:id="4"/>
      <w:r>
        <w:rPr>
          <w:rFonts w:ascii="黑体" w:eastAsia="黑体" w:hAnsi="宋体" w:cs="Times New Roman" w:hint="eastAsia"/>
          <w:bCs/>
          <w:sz w:val="28"/>
          <w:szCs w:val="28"/>
        </w:rPr>
        <w:t>合并排序数组</w:t>
      </w:r>
      <w:r w:rsidR="00243DEF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F534BC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534BC" w:rsidRPr="00322F2D">
        <w:rPr>
          <w:rFonts w:ascii="黑体" w:eastAsia="黑体" w:hAnsi="宋体" w:cs="Times New Roman" w:hint="eastAsia"/>
          <w:bCs/>
          <w:sz w:val="28"/>
          <w:szCs w:val="28"/>
        </w:rPr>
        <w:t>★</w:t>
      </w:r>
      <w:bookmarkEnd w:id="9"/>
      <w:bookmarkEnd w:id="10"/>
      <w:bookmarkEnd w:id="11"/>
      <w:bookmarkEnd w:id="12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E76A18" w:rsidRDefault="004805A6" w:rsidP="008F25D0">
      <w:pPr>
        <w:rPr>
          <w:rFonts w:ascii="Courier New" w:eastAsia="宋体" w:hAnsi="Courier New" w:cs="Courier New"/>
          <w:color w:val="C00000"/>
          <w:sz w:val="18"/>
          <w:szCs w:val="18"/>
        </w:rPr>
      </w:pPr>
      <w:r w:rsidRPr="00E76A18">
        <w:rPr>
          <w:rFonts w:ascii="Courier New" w:eastAsia="宋体" w:hAnsi="Courier New" w:cs="Courier New" w:hint="eastAsia"/>
          <w:color w:val="C00000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B60893"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A: </w:t>
      </w:r>
      <w:r>
        <w:rPr>
          <w:rFonts w:ascii="Courier New" w:eastAsia="宋体" w:hAnsi="Courier New" w:cs="Courier New" w:hint="eastAsia"/>
          <w:sz w:val="18"/>
          <w:szCs w:val="18"/>
        </w:rPr>
        <w:t>有序整数数组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B60893"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B: </w:t>
      </w:r>
      <w:r>
        <w:rPr>
          <w:rFonts w:ascii="Courier New" w:eastAsia="宋体" w:hAnsi="Courier New" w:cs="Courier New" w:hint="eastAsia"/>
          <w:sz w:val="18"/>
          <w:szCs w:val="18"/>
        </w:rPr>
        <w:t>有序整数数组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B60893"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</w:t>
      </w:r>
      <w:r>
        <w:rPr>
          <w:rFonts w:ascii="Courier New" w:eastAsia="宋体" w:hAnsi="Courier New" w:cs="Courier New" w:hint="eastAsia"/>
          <w:sz w:val="18"/>
          <w:szCs w:val="18"/>
        </w:rPr>
        <w:t>:</w:t>
      </w:r>
      <w:r>
        <w:rPr>
          <w:rFonts w:ascii="Courier New" w:eastAsia="宋体" w:hAnsi="Courier New" w:cs="Courier New" w:hint="eastAsia"/>
          <w:sz w:val="18"/>
          <w:szCs w:val="18"/>
        </w:rPr>
        <w:t>一个新的有序整数数组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mergeSortedArray(self, A, 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i, j = 0,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C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i &lt; len(A) and j &lt; len(B):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A[i] &lt; B[j]: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C.append(A[i])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C.append(B[j])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j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while i &lt; len(A):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C.append(A[i])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j &lt; len(B):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C.append(B[j])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j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C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 w:hint="eastAsia"/>
          <w:sz w:val="18"/>
          <w:szCs w:val="18"/>
        </w:rPr>
        <w:t>#</w:t>
      </w:r>
      <w:r w:rsidRPr="000B770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/>
          <w:sz w:val="18"/>
          <w:szCs w:val="18"/>
        </w:rPr>
        <w:t xml:space="preserve">    A = [1,4]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/>
          <w:sz w:val="18"/>
          <w:szCs w:val="18"/>
        </w:rPr>
        <w:t xml:space="preserve">    B = [1,2,3]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/>
          <w:sz w:val="18"/>
          <w:szCs w:val="18"/>
        </w:rPr>
        <w:t xml:space="preserve">    D = [1,2,3,4]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/>
          <w:sz w:val="18"/>
          <w:szCs w:val="18"/>
        </w:rPr>
        <w:t xml:space="preserve">    E = [2,4,5,6]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B7704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0B7704">
        <w:rPr>
          <w:rFonts w:ascii="Courier New" w:eastAsia="宋体" w:hAnsi="Courier New" w:cs="Courier New" w:hint="eastAsia"/>
          <w:sz w:val="18"/>
          <w:szCs w:val="18"/>
        </w:rPr>
        <w:t>", A, " ", B)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B7704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0B7704">
        <w:rPr>
          <w:rFonts w:ascii="Courier New" w:eastAsia="宋体" w:hAnsi="Courier New" w:cs="Courier New" w:hint="eastAsia"/>
          <w:sz w:val="18"/>
          <w:szCs w:val="18"/>
        </w:rPr>
        <w:t>", solution.mergeSortedArray(A,B))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B7704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0B7704">
        <w:rPr>
          <w:rFonts w:ascii="Courier New" w:eastAsia="宋体" w:hAnsi="Courier New" w:cs="Courier New" w:hint="eastAsia"/>
          <w:sz w:val="18"/>
          <w:szCs w:val="18"/>
        </w:rPr>
        <w:t>", D, " ", E)</w:t>
      </w:r>
    </w:p>
    <w:p w:rsidR="000B7704" w:rsidRPr="000B7704" w:rsidRDefault="000B7704" w:rsidP="008F25D0">
      <w:pPr>
        <w:rPr>
          <w:rFonts w:ascii="Courier New" w:eastAsia="宋体" w:hAnsi="Courier New" w:cs="Courier New"/>
          <w:sz w:val="18"/>
          <w:szCs w:val="18"/>
        </w:rPr>
      </w:pPr>
      <w:r w:rsidRPr="000B770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B7704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0B7704">
        <w:rPr>
          <w:rFonts w:ascii="Courier New" w:eastAsia="宋体" w:hAnsi="Courier New" w:cs="Courier New" w:hint="eastAsia"/>
          <w:sz w:val="18"/>
          <w:szCs w:val="18"/>
        </w:rPr>
        <w:t>", solution.mergeSortedArray(D,E))</w:t>
      </w:r>
    </w:p>
    <w:p w:rsidR="000B7704" w:rsidRPr="000B7704" w:rsidRDefault="000B7704" w:rsidP="008F25D0">
      <w:pPr>
        <w:rPr>
          <w:rFonts w:ascii="Times New Roman" w:eastAsia="宋体" w:hAnsi="Times New Roman" w:cs="Times New Roman"/>
          <w:szCs w:val="21"/>
        </w:rPr>
      </w:pPr>
      <w:bookmarkStart w:id="13" w:name="_Toc536184998"/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4" w:name="_Toc10452754"/>
      <w:bookmarkStart w:id="15" w:name="_Toc17299425"/>
      <w:bookmarkStart w:id="16" w:name="_Toc17300499"/>
      <w:bookmarkStart w:id="17" w:name="_Toc1730080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E76A18">
        <w:rPr>
          <w:rFonts w:ascii="黑体" w:eastAsia="黑体" w:hAnsi="宋体" w:cs="Times New Roman"/>
          <w:bCs/>
          <w:sz w:val="28"/>
          <w:szCs w:val="28"/>
        </w:rPr>
        <w:t>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旋转字符串</w:t>
      </w:r>
      <w:r w:rsidR="00F534BC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534BC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534BC" w:rsidRPr="00F534BC">
        <w:rPr>
          <w:rFonts w:ascii="黑体" w:eastAsia="黑体" w:hAnsi="宋体" w:cs="Times New Roman" w:hint="eastAsia"/>
          <w:bCs/>
          <w:sz w:val="28"/>
          <w:szCs w:val="28"/>
        </w:rPr>
        <w:t>难度等级★</w:t>
      </w:r>
      <w:bookmarkEnd w:id="14"/>
      <w:bookmarkEnd w:id="15"/>
      <w:bookmarkEnd w:id="16"/>
      <w:bookmarkEnd w:id="1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B6089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s: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字符列表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B60893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offset: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B60893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>:</w:t>
      </w:r>
      <w:r>
        <w:rPr>
          <w:rFonts w:ascii="Courier New" w:eastAsia="宋体" w:hAnsi="Courier New" w:cs="Courier New" w:hint="eastAsia"/>
          <w:sz w:val="18"/>
          <w:szCs w:val="18"/>
        </w:rPr>
        <w:t>无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rotateString(self, s, offset):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len(s) &gt;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offset = offset % len(s)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temp = (s + s)[len(s) - offset : 2 * len(s) - offset]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range(len(temp)):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s[i] = temp[i]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6D1B03" w:rsidRPr="006D1B03" w:rsidRDefault="006D1B03" w:rsidP="008F25D0">
      <w:pPr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6D1B03" w:rsidRPr="006D1B03" w:rsidRDefault="006D1B03" w:rsidP="008F25D0">
      <w:pPr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/>
          <w:sz w:val="18"/>
          <w:szCs w:val="18"/>
        </w:rPr>
        <w:t xml:space="preserve">    s = ["a","b","c","d","e","f","g"]</w:t>
      </w:r>
    </w:p>
    <w:p w:rsidR="006D1B03" w:rsidRPr="006D1B03" w:rsidRDefault="006D1B03" w:rsidP="008F25D0">
      <w:pPr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/>
          <w:sz w:val="18"/>
          <w:szCs w:val="18"/>
        </w:rPr>
        <w:t xml:space="preserve">    offset = 3</w:t>
      </w:r>
    </w:p>
    <w:p w:rsidR="006D1B03" w:rsidRPr="006D1B03" w:rsidRDefault="006D1B03" w:rsidP="008F25D0">
      <w:pPr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6D1B03" w:rsidRPr="006D1B03" w:rsidRDefault="006D1B03" w:rsidP="008F25D0">
      <w:pPr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/>
          <w:sz w:val="18"/>
          <w:szCs w:val="18"/>
        </w:rPr>
        <w:t xml:space="preserve">    solution.rotateString(s, offset)</w:t>
      </w:r>
    </w:p>
    <w:p w:rsidR="006D1B03" w:rsidRPr="006D1B03" w:rsidRDefault="006D1B03" w:rsidP="008F25D0">
      <w:pPr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D1B03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6D1B03">
        <w:rPr>
          <w:rFonts w:ascii="Courier New" w:eastAsia="宋体" w:hAnsi="Courier New" w:cs="Courier New" w:hint="eastAsia"/>
          <w:sz w:val="18"/>
          <w:szCs w:val="18"/>
        </w:rPr>
        <w:t>s =", ["a","b","c","d","e","f","g"], " ", "offset =",offset)</w:t>
      </w:r>
    </w:p>
    <w:p w:rsidR="006D1B03" w:rsidRDefault="006D1B03" w:rsidP="008F25D0">
      <w:pPr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D1B03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6D1B03">
        <w:rPr>
          <w:rFonts w:ascii="Courier New" w:eastAsia="宋体" w:hAnsi="Courier New" w:cs="Courier New" w:hint="eastAsia"/>
          <w:sz w:val="18"/>
          <w:szCs w:val="18"/>
        </w:rPr>
        <w:t>s =", s)</w:t>
      </w:r>
    </w:p>
    <w:p w:rsidR="00F57142" w:rsidRDefault="00F57142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8" w:name="_Toc10452755"/>
      <w:bookmarkStart w:id="19" w:name="_Toc17299426"/>
      <w:bookmarkStart w:id="20" w:name="_Toc17300500"/>
      <w:bookmarkStart w:id="21" w:name="_Toc17300808"/>
      <w:bookmarkEnd w:id="13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D186C">
        <w:rPr>
          <w:rFonts w:ascii="黑体" w:eastAsia="黑体" w:hAnsi="宋体" w:cs="Times New Roman"/>
          <w:bCs/>
          <w:sz w:val="28"/>
          <w:szCs w:val="28"/>
        </w:rPr>
        <w:t>4</w:t>
      </w:r>
      <w:r>
        <w:rPr>
          <w:rFonts w:ascii="黑体" w:eastAsia="黑体" w:hAnsi="宋体" w:cs="Times New Roman"/>
          <w:bCs/>
          <w:sz w:val="28"/>
          <w:szCs w:val="28"/>
        </w:rPr>
        <w:t>】相对排名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4E6589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4E6589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8"/>
      <w:bookmarkEnd w:id="19"/>
      <w:bookmarkEnd w:id="20"/>
      <w:bookmarkEnd w:id="21"/>
    </w:p>
    <w:p w:rsidR="00F57142" w:rsidRDefault="00F57142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返回列表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findRelativeRanks(self, nums):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score = {}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range(len(nums)):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score[nums[i]] = i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sortedScore = sorted(nums, reverse=True)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answer = [0] * len(nums)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range(len(sortedScore)):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 = str(i + 1)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== 0: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 = 'Gold Medal'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== 1: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 = 'Silver Medal'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== 2: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 = 'Bronze Medal'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answer[score[sortedScore[i]]] = res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answer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F57142" w:rsidRPr="00C84A7B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  <w:r w:rsidRPr="00C84A7B">
        <w:rPr>
          <w:rFonts w:ascii="Courier New" w:eastAsia="宋体" w:hAnsi="Courier New" w:cs="Courier New" w:hint="eastAsia"/>
          <w:sz w:val="18"/>
          <w:szCs w:val="18"/>
        </w:rPr>
        <w:br/>
        <w:t xml:space="preserve">    num = [5,4,3,2,1]</w:t>
      </w:r>
      <w:r w:rsidRPr="00C84A7B">
        <w:rPr>
          <w:rFonts w:ascii="Courier New" w:eastAsia="宋体" w:hAnsi="Courier New" w:cs="Courier New" w:hint="eastAsia"/>
          <w:sz w:val="18"/>
          <w:szCs w:val="18"/>
        </w:rPr>
        <w:br/>
        <w:t xml:space="preserve">    s = Solution()</w:t>
      </w:r>
      <w:r w:rsidRPr="00C84A7B">
        <w:rPr>
          <w:rFonts w:ascii="Courier New" w:eastAsia="宋体" w:hAnsi="Courier New" w:cs="Courier New" w:hint="eastAsia"/>
          <w:sz w:val="18"/>
          <w:szCs w:val="18"/>
        </w:rPr>
        <w:br/>
        <w:t xml:space="preserve">    print("</w:t>
      </w:r>
      <w:r w:rsidRPr="00C84A7B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C84A7B">
        <w:rPr>
          <w:rFonts w:ascii="Courier New" w:eastAsia="宋体" w:hAnsi="Courier New" w:cs="Courier New" w:hint="eastAsia"/>
          <w:sz w:val="18"/>
          <w:szCs w:val="18"/>
        </w:rPr>
        <w:t>",num)</w:t>
      </w:r>
    </w:p>
    <w:p w:rsidR="00F57142" w:rsidRDefault="00F57142" w:rsidP="008F25D0">
      <w:pPr>
        <w:rPr>
          <w:rFonts w:ascii="Courier New" w:eastAsia="宋体" w:hAnsi="Courier New" w:cs="Courier New"/>
          <w:sz w:val="18"/>
          <w:szCs w:val="18"/>
        </w:rPr>
      </w:pPr>
      <w:r w:rsidRPr="00C84A7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C84A7B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C84A7B">
        <w:rPr>
          <w:rFonts w:ascii="Courier New" w:eastAsia="宋体" w:hAnsi="Courier New" w:cs="Courier New" w:hint="eastAsia"/>
          <w:sz w:val="18"/>
          <w:szCs w:val="18"/>
        </w:rPr>
        <w:t>",s.findRelativeRanks(num))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2" w:name="_Toc10452756"/>
      <w:bookmarkStart w:id="23" w:name="_Toc17299427"/>
      <w:bookmarkStart w:id="24" w:name="_Toc17300501"/>
      <w:bookmarkStart w:id="25" w:name="_Toc1730080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D186C">
        <w:rPr>
          <w:rFonts w:ascii="黑体" w:eastAsia="黑体" w:hAnsi="宋体" w:cs="Times New Roman"/>
          <w:bCs/>
          <w:sz w:val="28"/>
          <w:szCs w:val="28"/>
        </w:rPr>
        <w:t>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二分查找</w:t>
      </w:r>
      <w:r w:rsidR="00F534BC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534BC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534BC" w:rsidRPr="00F534BC">
        <w:rPr>
          <w:rFonts w:ascii="黑体" w:eastAsia="黑体" w:hAnsi="宋体" w:cs="Times New Roman" w:hint="eastAsia"/>
          <w:bCs/>
          <w:sz w:val="28"/>
          <w:szCs w:val="28"/>
        </w:rPr>
        <w:t>难度等级★</w:t>
      </w:r>
      <w:bookmarkEnd w:id="22"/>
      <w:bookmarkEnd w:id="23"/>
      <w:bookmarkEnd w:id="24"/>
      <w:bookmarkEnd w:id="2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nums: </w:t>
      </w:r>
      <w:r>
        <w:rPr>
          <w:rFonts w:ascii="Courier New" w:eastAsia="宋体" w:hAnsi="Courier New" w:cs="Courier New" w:hint="eastAsia"/>
          <w:sz w:val="18"/>
          <w:szCs w:val="18"/>
        </w:rPr>
        <w:t>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target: </w:t>
      </w:r>
      <w:r>
        <w:rPr>
          <w:rFonts w:ascii="Courier New" w:eastAsia="宋体" w:hAnsi="Courier New" w:cs="Courier New" w:hint="eastAsia"/>
          <w:sz w:val="18"/>
          <w:szCs w:val="18"/>
        </w:rPr>
        <w:t>要查找的目标数字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返回值：</w:t>
      </w:r>
      <w:r>
        <w:rPr>
          <w:rFonts w:ascii="Courier New" w:eastAsia="宋体" w:hAnsi="Courier New" w:cs="Courier New" w:hint="eastAsia"/>
          <w:sz w:val="18"/>
          <w:szCs w:val="18"/>
        </w:rPr>
        <w:t>目标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数字</w:t>
      </w:r>
      <w:r>
        <w:rPr>
          <w:rFonts w:ascii="Courier New" w:eastAsia="宋体" w:hAnsi="Courier New" w:cs="Courier New" w:hint="eastAsia"/>
          <w:sz w:val="18"/>
          <w:szCs w:val="18"/>
        </w:rPr>
        <w:t>的第一个位置，从</w:t>
      </w:r>
      <w:r>
        <w:rPr>
          <w:rFonts w:ascii="Courier New" w:eastAsia="宋体" w:hAnsi="Courier New" w:cs="Courier New" w:hint="eastAsia"/>
          <w:sz w:val="18"/>
          <w:szCs w:val="18"/>
        </w:rPr>
        <w:t>0</w:t>
      </w:r>
      <w:r>
        <w:rPr>
          <w:rFonts w:ascii="Courier New" w:eastAsia="宋体" w:hAnsi="Courier New" w:cs="Courier New" w:hint="eastAsia"/>
          <w:sz w:val="18"/>
          <w:szCs w:val="18"/>
        </w:rPr>
        <w:t>开始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  <w:t>def binarySearch(self, nums, target):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  <w:t>return self.search(nums, 0, len(nums) - 1, target)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  <w:t>def search(self, nums, start, end, target):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  <w:t>if start &gt; end: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  <w:t>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  <w:t>mid = (start + end)//2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  <w:t>if nums[mid] &gt; target: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  <w:t>return self.search(nums, start, mid, target)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  <w:t>if nums[mid] == target: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  <w:t>return mid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  <w:t>if nums[mid] &lt; target: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</w:r>
      <w:r>
        <w:rPr>
          <w:rFonts w:ascii="Courier New" w:eastAsia="宋体" w:hAnsi="Courier New" w:cs="Courier New" w:hint="eastAsia"/>
          <w:sz w:val="18"/>
          <w:szCs w:val="18"/>
        </w:rPr>
        <w:tab/>
        <w:t>return self.search(nums, mid, end, target)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CA7548" w:rsidRPr="00CA7548" w:rsidRDefault="00CA7548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/>
          <w:sz w:val="18"/>
          <w:szCs w:val="18"/>
        </w:rPr>
        <w:t>my_solution = Solution()</w:t>
      </w:r>
    </w:p>
    <w:p w:rsidR="00CA7548" w:rsidRPr="00CA7548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/>
          <w:sz w:val="18"/>
          <w:szCs w:val="18"/>
        </w:rPr>
        <w:t xml:space="preserve">    nums = [1,2,3,4,5,6]</w:t>
      </w:r>
    </w:p>
    <w:p w:rsidR="00CA7548" w:rsidRPr="00CA7548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/>
          <w:sz w:val="18"/>
          <w:szCs w:val="18"/>
        </w:rPr>
        <w:t xml:space="preserve">    target = 3</w:t>
      </w:r>
    </w:p>
    <w:p w:rsidR="00CA7548" w:rsidRPr="00CA7548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/>
          <w:sz w:val="18"/>
          <w:szCs w:val="18"/>
        </w:rPr>
        <w:t xml:space="preserve">    targetIndex = my_solution.binarySearch(nums, target)</w:t>
      </w:r>
    </w:p>
    <w:p w:rsidR="00CA7548" w:rsidRPr="00CA7548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CA7548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CA7548">
        <w:rPr>
          <w:rFonts w:ascii="Courier New" w:eastAsia="宋体" w:hAnsi="Courier New" w:cs="Courier New" w:hint="eastAsia"/>
          <w:sz w:val="18"/>
          <w:szCs w:val="18"/>
        </w:rPr>
        <w:t>nums =", nums, " ", "target =",target)</w:t>
      </w:r>
    </w:p>
    <w:p w:rsidR="002C1D9D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CA7548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CA7548">
        <w:rPr>
          <w:rFonts w:ascii="Courier New" w:eastAsia="宋体" w:hAnsi="Courier New" w:cs="Courier New" w:hint="eastAsia"/>
          <w:sz w:val="18"/>
          <w:szCs w:val="18"/>
        </w:rPr>
        <w:t>",targetIndex)</w:t>
      </w:r>
    </w:p>
    <w:p w:rsidR="00A00BF0" w:rsidRDefault="00A00BF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6" w:name="_Toc10452757"/>
      <w:bookmarkStart w:id="27" w:name="_Toc17299428"/>
      <w:bookmarkStart w:id="28" w:name="_Toc17300502"/>
      <w:bookmarkStart w:id="29" w:name="_Toc17300810"/>
      <w:r>
        <w:rPr>
          <w:rFonts w:ascii="黑体" w:eastAsia="黑体" w:hAnsi="宋体" w:cs="Times New Roman"/>
          <w:bCs/>
          <w:sz w:val="28"/>
          <w:szCs w:val="28"/>
        </w:rPr>
        <w:t>【例6】下一个更大的</w:t>
      </w:r>
      <w:r>
        <w:rPr>
          <w:rFonts w:ascii="黑体" w:eastAsia="黑体" w:hAnsi="宋体" w:cs="Times New Roman" w:hint="eastAsia"/>
          <w:bCs/>
          <w:sz w:val="28"/>
          <w:szCs w:val="28"/>
        </w:rPr>
        <w:t>数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6"/>
      <w:bookmarkEnd w:id="27"/>
      <w:bookmarkEnd w:id="28"/>
      <w:bookmarkEnd w:id="29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nums1</w:t>
      </w:r>
      <w:r>
        <w:rPr>
          <w:rFonts w:ascii="Courier New" w:eastAsia="宋体" w:hAnsi="Courier New" w:cs="Courier New" w:hint="eastAsia"/>
          <w:sz w:val="18"/>
          <w:szCs w:val="18"/>
        </w:rPr>
        <w:t>为整数数组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nums2</w:t>
      </w:r>
      <w:r>
        <w:rPr>
          <w:rFonts w:ascii="Courier New" w:eastAsia="宋体" w:hAnsi="Courier New" w:cs="Courier New" w:hint="eastAsia"/>
          <w:sz w:val="18"/>
          <w:szCs w:val="18"/>
        </w:rPr>
        <w:t>为整数数组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返回整数数组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nextGreaterElement(self, nums1, nums2):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answer = {}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stack = []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x in nums2: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stack and stack[-1] &lt; x: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answer[stack[-1]] = x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del stack[-1]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stack.append(x)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x in stack: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answer[x] = -1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[answer[x] for x in nums1]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6B447B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s = Solution()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br/>
      </w: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nums1 = [4,1,2]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br/>
      </w: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nums2 = [1,3,4,2]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br/>
        <w:t xml:space="preserve">    print("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1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为：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",nums1)</w:t>
      </w:r>
    </w:p>
    <w:p w:rsidR="00A00BF0" w:rsidRPr="006B447B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6B447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2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为：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",nums2)</w:t>
      </w:r>
    </w:p>
    <w:p w:rsidR="00A00BF0" w:rsidRPr="006B447B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6B447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输出为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 xml:space="preserve"> 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：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",s.nextGreaterElement(nums1,nums2))</w:t>
      </w:r>
    </w:p>
    <w:p w:rsidR="00D957E0" w:rsidRDefault="00D957E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30" w:name="_Toc10452758"/>
      <w:bookmarkStart w:id="31" w:name="_Toc17299429"/>
      <w:bookmarkStart w:id="32" w:name="_Toc17300503"/>
      <w:bookmarkStart w:id="33" w:name="_Toc17300811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D186C">
        <w:rPr>
          <w:rFonts w:ascii="黑体" w:eastAsia="黑体" w:hAnsi="宋体" w:cs="Times New Roman"/>
          <w:bCs/>
          <w:sz w:val="28"/>
          <w:szCs w:val="28"/>
        </w:rPr>
        <w:t>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字符串中的单词数</w:t>
      </w:r>
      <w:r w:rsidR="00FD7F70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0"/>
      <w:bookmarkEnd w:id="31"/>
      <w:bookmarkEnd w:id="32"/>
      <w:bookmarkEnd w:id="33"/>
    </w:p>
    <w:p w:rsidR="00D957E0" w:rsidRDefault="00D957E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countSegments(self, s):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0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range(len(s)):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s[i] != ' ' and (i == 0 or s[i - 1] == ' '):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 += 1 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957E0" w:rsidRPr="00A00B05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D957E0" w:rsidRPr="00A00B05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/>
          <w:sz w:val="18"/>
          <w:szCs w:val="18"/>
        </w:rPr>
        <w:t xml:space="preserve">    n =  "Hello, my name is John"</w:t>
      </w:r>
    </w:p>
    <w:p w:rsidR="00D957E0" w:rsidRPr="00A00B05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D957E0" w:rsidRPr="00A00B05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",s.countSegments(n))</w:t>
      </w:r>
    </w:p>
    <w:p w:rsidR="00150FFD" w:rsidRPr="00497DB2" w:rsidRDefault="00150FFD" w:rsidP="00497DB2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34" w:name="_Toc10452759"/>
      <w:bookmarkStart w:id="35" w:name="_Toc17299430"/>
      <w:bookmarkStart w:id="36" w:name="_Toc17300504"/>
      <w:bookmarkStart w:id="37" w:name="_Toc1730081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14C0F">
        <w:rPr>
          <w:rFonts w:ascii="黑体" w:eastAsia="黑体" w:hAnsi="宋体" w:cs="Times New Roman"/>
          <w:bCs/>
          <w:sz w:val="28"/>
          <w:szCs w:val="28"/>
        </w:rPr>
        <w:t>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勒索信</w:t>
      </w:r>
      <w:r w:rsidR="00FD7F70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4"/>
      <w:bookmarkEnd w:id="35"/>
      <w:bookmarkEnd w:id="36"/>
      <w:bookmarkEnd w:id="37"/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ransomNote</w:t>
      </w:r>
      <w:r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magazine</w:t>
      </w:r>
      <w:r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返回布尔类型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canConstruct(self, ransomNote, magazine):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arr = [0] * 26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c in magazine: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arr[ord(c) - ord('a')] += 1 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c in ransomNote: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arr[ord(c) - ord('a')] -=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arr[ord(c) - ord('a')] &lt; 0: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False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True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Pr="00E54D23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E54D23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150FFD" w:rsidRPr="00E54D23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E54D23">
        <w:rPr>
          <w:rFonts w:ascii="Courier New" w:eastAsia="宋体" w:hAnsi="Courier New" w:cs="Courier New"/>
          <w:sz w:val="18"/>
          <w:szCs w:val="18"/>
        </w:rPr>
        <w:t xml:space="preserve">    ransomNote = "aa"</w:t>
      </w:r>
    </w:p>
    <w:p w:rsidR="00150FFD" w:rsidRPr="00E54D23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E54D23">
        <w:rPr>
          <w:rFonts w:ascii="Courier New" w:eastAsia="宋体" w:hAnsi="Courier New" w:cs="Courier New"/>
          <w:sz w:val="18"/>
          <w:szCs w:val="18"/>
        </w:rPr>
        <w:lastRenderedPageBreak/>
        <w:t xml:space="preserve">    magazine = "aab"</w:t>
      </w:r>
    </w:p>
    <w:p w:rsidR="00150FFD" w:rsidRPr="00E54D23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E54D2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54D23">
        <w:rPr>
          <w:rFonts w:ascii="Courier New" w:eastAsia="宋体" w:hAnsi="Courier New" w:cs="Courier New" w:hint="eastAsia"/>
          <w:sz w:val="18"/>
          <w:szCs w:val="18"/>
        </w:rPr>
        <w:t>输入勒索信为：</w:t>
      </w:r>
      <w:r w:rsidRPr="00E54D23">
        <w:rPr>
          <w:rFonts w:ascii="Courier New" w:eastAsia="宋体" w:hAnsi="Courier New" w:cs="Courier New" w:hint="eastAsia"/>
          <w:sz w:val="18"/>
          <w:szCs w:val="18"/>
        </w:rPr>
        <w:t>",ransomNote)</w:t>
      </w:r>
    </w:p>
    <w:p w:rsidR="00150FFD" w:rsidRPr="00E54D23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E54D2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54D23">
        <w:rPr>
          <w:rFonts w:ascii="Courier New" w:eastAsia="宋体" w:hAnsi="Courier New" w:cs="Courier New" w:hint="eastAsia"/>
          <w:sz w:val="18"/>
          <w:szCs w:val="18"/>
        </w:rPr>
        <w:t>输入杂志内容：</w:t>
      </w:r>
      <w:r w:rsidRPr="00E54D23">
        <w:rPr>
          <w:rFonts w:ascii="Courier New" w:eastAsia="宋体" w:hAnsi="Courier New" w:cs="Courier New" w:hint="eastAsia"/>
          <w:sz w:val="18"/>
          <w:szCs w:val="18"/>
        </w:rPr>
        <w:t>",magazine)</w:t>
      </w:r>
    </w:p>
    <w:p w:rsidR="00150FFD" w:rsidRPr="00E54D23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E54D2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54D23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E54D23">
        <w:rPr>
          <w:rFonts w:ascii="Courier New" w:eastAsia="宋体" w:hAnsi="Courier New" w:cs="Courier New" w:hint="eastAsia"/>
          <w:sz w:val="18"/>
          <w:szCs w:val="18"/>
        </w:rPr>
        <w:t>",s.canConstruct(ransomNote,magazine))</w:t>
      </w:r>
    </w:p>
    <w:p w:rsidR="00D61401" w:rsidRDefault="00D6140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8" w:name="_Toc10452760"/>
      <w:bookmarkStart w:id="39" w:name="_Toc17299431"/>
      <w:bookmarkStart w:id="40" w:name="_Toc17300505"/>
      <w:bookmarkStart w:id="41" w:name="_Toc1730081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634D3B">
        <w:rPr>
          <w:rFonts w:ascii="黑体" w:eastAsia="黑体" w:hAnsi="宋体" w:cs="Times New Roman" w:hint="eastAsia"/>
          <w:bCs/>
          <w:sz w:val="28"/>
          <w:szCs w:val="28"/>
        </w:rPr>
        <w:t>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不重复的两个数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8"/>
      <w:bookmarkEnd w:id="39"/>
      <w:bookmarkEnd w:id="40"/>
      <w:bookmarkEnd w:id="41"/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arr</w:t>
      </w:r>
      <w:r>
        <w:rPr>
          <w:rFonts w:ascii="Courier New" w:eastAsia="宋体" w:hAnsi="Courier New" w:cs="Courier New" w:hint="eastAsia"/>
          <w:sz w:val="18"/>
          <w:szCs w:val="18"/>
        </w:rPr>
        <w:t>是输入的待查数组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AA0871">
        <w:rPr>
          <w:rFonts w:ascii="Courier New" w:eastAsia="宋体" w:hAnsi="Courier New" w:cs="Courier New" w:hint="eastAsia"/>
          <w:sz w:val="18"/>
          <w:szCs w:val="18"/>
        </w:rPr>
        <w:t>返回值是两个值的列表，内容</w:t>
      </w:r>
      <w:r>
        <w:rPr>
          <w:rFonts w:ascii="Courier New" w:eastAsia="宋体" w:hAnsi="Courier New" w:cs="Courier New" w:hint="eastAsia"/>
          <w:sz w:val="18"/>
          <w:szCs w:val="18"/>
        </w:rPr>
        <w:t>没有重复</w:t>
      </w:r>
      <w:r w:rsidR="00AA0871">
        <w:rPr>
          <w:rFonts w:ascii="Courier New" w:eastAsia="宋体" w:hAnsi="Courier New" w:cs="Courier New" w:hint="eastAsia"/>
          <w:sz w:val="18"/>
          <w:szCs w:val="18"/>
        </w:rPr>
        <w:t>的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theTwoNumbers(self, a):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[0, 0]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a: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ans[0] = ans[0] ^ i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 =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c &amp; ans[0] != c: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 = c &lt;&lt;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a: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&amp; c == c: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ans[1] = ans[1] ^ i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ans[0] = ans[0] ^ ans[1]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arr = [1, 2, 5, 1]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数组为：</w:t>
      </w:r>
      <w:r>
        <w:rPr>
          <w:rFonts w:ascii="Courier New" w:eastAsia="宋体" w:hAnsi="Courier New" w:cs="Courier New" w:hint="eastAsia"/>
          <w:sz w:val="18"/>
          <w:szCs w:val="18"/>
        </w:rPr>
        <w:t>", arr)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两个没有重复的数字是</w:t>
      </w:r>
      <w:r>
        <w:rPr>
          <w:rFonts w:ascii="Courier New" w:eastAsia="宋体" w:hAnsi="Courier New" w:cs="Courier New" w:hint="eastAsia"/>
          <w:sz w:val="18"/>
          <w:szCs w:val="18"/>
        </w:rPr>
        <w:t>:", solution.theTwoNumbers(arr))</w:t>
      </w:r>
    </w:p>
    <w:p w:rsidR="00D61401" w:rsidRDefault="00D6140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2" w:name="_Toc10452761"/>
      <w:bookmarkStart w:id="43" w:name="_Toc17299432"/>
      <w:bookmarkStart w:id="44" w:name="_Toc17300506"/>
      <w:bookmarkStart w:id="45" w:name="_Toc17300814"/>
      <w:r>
        <w:rPr>
          <w:rFonts w:ascii="黑体" w:eastAsia="黑体" w:hAnsi="宋体" w:cs="Times New Roman"/>
          <w:bCs/>
          <w:sz w:val="28"/>
          <w:szCs w:val="28"/>
        </w:rPr>
        <w:t>【例</w:t>
      </w:r>
      <w:r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ED213F">
        <w:rPr>
          <w:rFonts w:ascii="黑体" w:eastAsia="黑体" w:hAnsi="宋体" w:cs="Times New Roman"/>
          <w:bCs/>
          <w:sz w:val="28"/>
          <w:szCs w:val="28"/>
        </w:rPr>
        <w:t>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双胞胎字符串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42"/>
      <w:bookmarkEnd w:id="43"/>
      <w:bookmarkEnd w:id="44"/>
      <w:bookmarkEnd w:id="45"/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和</w:t>
      </w:r>
      <w:r>
        <w:rPr>
          <w:rFonts w:ascii="Courier New" w:eastAsia="宋体" w:hAnsi="Courier New" w:cs="Courier New" w:hint="eastAsia"/>
          <w:sz w:val="18"/>
          <w:szCs w:val="18"/>
        </w:rPr>
        <w:t>t</w:t>
      </w:r>
      <w:r>
        <w:rPr>
          <w:rFonts w:ascii="Courier New" w:eastAsia="宋体" w:hAnsi="Courier New" w:cs="Courier New" w:hint="eastAsia"/>
          <w:sz w:val="18"/>
          <w:szCs w:val="18"/>
        </w:rPr>
        <w:t>是一对字符串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字符串，能否根据规则转换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isTwin(self, s, t):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len(s) != len(t):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"No"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oddS = []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evenS = []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oddT = []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evenT = []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range(len(s)):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&amp; 1: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oddS.append(s[i])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oddT.append(t[i])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 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evenS.append(s[i])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evenT.append(t[i])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oddS.sort()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oddT.sort()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evenS.sort()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evenT.sort()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 (len(oddS)) 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oddS[i] != oddT[i]: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"No"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 (len(evenS)) 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evenS[i] != evenT[i]: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"No"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"Yes"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s="abcd"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t="cdab"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s</w:t>
      </w:r>
      <w:r>
        <w:rPr>
          <w:rFonts w:ascii="Courier New" w:eastAsia="宋体" w:hAnsi="Courier New" w:cs="Courier New" w:hint="eastAsia"/>
          <w:sz w:val="18"/>
          <w:szCs w:val="18"/>
        </w:rPr>
        <w:t>与</w:t>
      </w:r>
      <w:r>
        <w:rPr>
          <w:rFonts w:ascii="Courier New" w:eastAsia="宋体" w:hAnsi="Courier New" w:cs="Courier New" w:hint="eastAsia"/>
          <w:sz w:val="18"/>
          <w:szCs w:val="18"/>
        </w:rPr>
        <w:t>t</w:t>
      </w:r>
      <w:r>
        <w:rPr>
          <w:rFonts w:ascii="Courier New" w:eastAsia="宋体" w:hAnsi="Courier New" w:cs="Courier New" w:hint="eastAsia"/>
          <w:sz w:val="18"/>
          <w:szCs w:val="18"/>
        </w:rPr>
        <w:t>分别为：</w:t>
      </w:r>
      <w:r>
        <w:rPr>
          <w:rFonts w:ascii="Courier New" w:eastAsia="宋体" w:hAnsi="Courier New" w:cs="Courier New" w:hint="eastAsia"/>
          <w:sz w:val="18"/>
          <w:szCs w:val="18"/>
        </w:rPr>
        <w:t>", s, t)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是否</w:t>
      </w:r>
      <w:r>
        <w:rPr>
          <w:rFonts w:ascii="Courier New" w:eastAsia="宋体" w:hAnsi="Courier New" w:cs="Courier New" w:hint="eastAsia"/>
          <w:sz w:val="18"/>
          <w:szCs w:val="18"/>
        </w:rPr>
        <w:t>:", solution.isTwin(s, t))</w:t>
      </w:r>
    </w:p>
    <w:p w:rsidR="00D61401" w:rsidRDefault="00D6140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6" w:name="_Toc10452762"/>
      <w:bookmarkStart w:id="47" w:name="_Toc17299433"/>
      <w:bookmarkStart w:id="48" w:name="_Toc17300507"/>
      <w:bookmarkStart w:id="49" w:name="_Toc17300815"/>
      <w:r>
        <w:rPr>
          <w:rFonts w:ascii="黑体" w:eastAsia="黑体" w:hAnsi="宋体" w:cs="Times New Roman"/>
          <w:bCs/>
          <w:sz w:val="28"/>
          <w:szCs w:val="28"/>
        </w:rPr>
        <w:t>【例</w:t>
      </w:r>
      <w:r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4A7909">
        <w:rPr>
          <w:rFonts w:ascii="黑体" w:eastAsia="黑体" w:hAnsi="宋体" w:cs="Times New Roman"/>
          <w:bCs/>
          <w:sz w:val="28"/>
          <w:szCs w:val="28"/>
        </w:rPr>
        <w:t>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最接近target的值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46"/>
      <w:bookmarkEnd w:id="47"/>
      <w:bookmarkEnd w:id="48"/>
      <w:bookmarkEnd w:id="49"/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array</w:t>
      </w:r>
      <w:r>
        <w:rPr>
          <w:rFonts w:ascii="Courier New" w:eastAsia="宋体" w:hAnsi="Courier New" w:cs="Courier New" w:hint="eastAsia"/>
          <w:sz w:val="18"/>
          <w:szCs w:val="18"/>
        </w:rPr>
        <w:t>是输入列表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target</w:t>
      </w:r>
      <w:r>
        <w:rPr>
          <w:rFonts w:ascii="Courier New" w:eastAsia="宋体" w:hAnsi="Courier New" w:cs="Courier New" w:hint="eastAsia"/>
          <w:sz w:val="18"/>
          <w:szCs w:val="18"/>
        </w:rPr>
        <w:t>是目标值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 w:rsidR="00ED213F">
        <w:rPr>
          <w:rFonts w:ascii="Courier New" w:eastAsia="宋体" w:hAnsi="Courier New" w:cs="Courier New"/>
          <w:sz w:val="18"/>
          <w:szCs w:val="18"/>
        </w:rPr>
        <w:t>返回值是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closestTargetValue(self, target, array):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len(array)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&lt; 2: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array.sort()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diff = 0x7fffffff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left = 0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right = n - 1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left &lt; right: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array[left] + array[right] &gt; target: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right -=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diff = min(diff, target - array[left] - array[right])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left +=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diff == 0x7fffffff: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else: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target - diff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array = [1,3,5,11,7]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target = 15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输入数组为：</w:t>
      </w:r>
      <w:r>
        <w:rPr>
          <w:rFonts w:ascii="Courier New" w:eastAsia="宋体" w:hAnsi="Courier New" w:cs="Courier New" w:hint="eastAsia"/>
          <w:sz w:val="18"/>
          <w:szCs w:val="18"/>
        </w:rPr>
        <w:t>", array,"</w:t>
      </w:r>
      <w:r>
        <w:rPr>
          <w:rFonts w:ascii="Courier New" w:eastAsia="宋体" w:hAnsi="Courier New" w:cs="Courier New" w:hint="eastAsia"/>
          <w:sz w:val="18"/>
          <w:szCs w:val="18"/>
        </w:rPr>
        <w:t>目标值为：</w:t>
      </w:r>
      <w:r>
        <w:rPr>
          <w:rFonts w:ascii="Courier New" w:eastAsia="宋体" w:hAnsi="Courier New" w:cs="Courier New" w:hint="eastAsia"/>
          <w:sz w:val="18"/>
          <w:szCs w:val="18"/>
        </w:rPr>
        <w:t>", target)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最近可以得到值为</w:t>
      </w:r>
      <w:r>
        <w:rPr>
          <w:rFonts w:ascii="Courier New" w:eastAsia="宋体" w:hAnsi="Courier New" w:cs="Courier New" w:hint="eastAsia"/>
          <w:sz w:val="18"/>
          <w:szCs w:val="18"/>
        </w:rPr>
        <w:t>:", solution.closestTargetValue(target, array))</w:t>
      </w:r>
    </w:p>
    <w:p w:rsidR="00D61401" w:rsidRDefault="00D6140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0" w:name="_Toc10452763"/>
      <w:bookmarkStart w:id="51" w:name="_Toc17299434"/>
      <w:bookmarkStart w:id="52" w:name="_Toc17300508"/>
      <w:bookmarkStart w:id="53" w:name="_Toc17300816"/>
      <w:r>
        <w:rPr>
          <w:rFonts w:ascii="黑体" w:eastAsia="黑体" w:hAnsi="宋体" w:cs="Times New Roman"/>
          <w:bCs/>
          <w:sz w:val="28"/>
          <w:szCs w:val="28"/>
        </w:rPr>
        <w:t>【例</w:t>
      </w:r>
      <w:r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4A7909">
        <w:rPr>
          <w:rFonts w:ascii="黑体" w:eastAsia="黑体" w:hAnsi="宋体" w:cs="Times New Roman"/>
          <w:bCs/>
          <w:sz w:val="28"/>
          <w:szCs w:val="28"/>
        </w:rPr>
        <w:t>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点积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50"/>
      <w:bookmarkEnd w:id="51"/>
      <w:bookmarkEnd w:id="52"/>
      <w:bookmarkEnd w:id="53"/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和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是输入列表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整数，是点积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dotProduct(self, A, B):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len(A) == 0 or len(B) == 0 or len(A) != len(B):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range(len(A)):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 += A[i] * B[i]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 = [1,1,1]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B = [2,2,2]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A</w:t>
      </w:r>
      <w:r>
        <w:rPr>
          <w:rFonts w:ascii="Courier New" w:eastAsia="宋体" w:hAnsi="Courier New" w:cs="Courier New" w:hint="eastAsia"/>
          <w:sz w:val="18"/>
          <w:szCs w:val="18"/>
        </w:rPr>
        <w:t>与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分别为：</w:t>
      </w:r>
      <w:r>
        <w:rPr>
          <w:rFonts w:ascii="Courier New" w:eastAsia="宋体" w:hAnsi="Courier New" w:cs="Courier New" w:hint="eastAsia"/>
          <w:sz w:val="18"/>
          <w:szCs w:val="18"/>
        </w:rPr>
        <w:t>", A, B)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点积为：</w:t>
      </w:r>
      <w:r>
        <w:rPr>
          <w:rFonts w:ascii="Courier New" w:eastAsia="宋体" w:hAnsi="Courier New" w:cs="Courier New" w:hint="eastAsia"/>
          <w:sz w:val="18"/>
          <w:szCs w:val="18"/>
        </w:rPr>
        <w:t>", solution.dotProduct(A, B))</w:t>
      </w:r>
    </w:p>
    <w:p w:rsidR="00D61401" w:rsidRDefault="00D6140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4" w:name="_Toc10452764"/>
      <w:bookmarkStart w:id="55" w:name="_Toc17299435"/>
      <w:bookmarkStart w:id="56" w:name="_Toc17300509"/>
      <w:bookmarkStart w:id="57" w:name="_Toc17300817"/>
      <w:r>
        <w:rPr>
          <w:rFonts w:ascii="黑体" w:eastAsia="黑体" w:hAnsi="宋体" w:cs="Times New Roman"/>
          <w:bCs/>
          <w:sz w:val="28"/>
          <w:szCs w:val="28"/>
        </w:rPr>
        <w:t>【例</w:t>
      </w:r>
      <w:r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4A7909">
        <w:rPr>
          <w:rFonts w:ascii="黑体" w:eastAsia="黑体" w:hAnsi="宋体" w:cs="Times New Roman"/>
          <w:bCs/>
          <w:sz w:val="28"/>
          <w:szCs w:val="28"/>
        </w:rPr>
        <w:t>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函数运行时间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54"/>
      <w:bookmarkEnd w:id="55"/>
      <w:bookmarkEnd w:id="56"/>
      <w:bookmarkEnd w:id="57"/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为输入原始字符串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字符串，意为每个名字的函数运行了多久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def getRuntime(self, a):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map={}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a: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count = 0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not i[count] == ' 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count = count + 1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fun = i[0 : count]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i[count+2] == 'n':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count = count + 7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v = int(i[count:len(i)])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fun in map.keys():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map[fun] = v - map[fun]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map[fun] = v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count = count + 6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v = int(i[count:len(i)])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map[fun] = v - map[fun]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res=[]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map: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res.append(i)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res.sort()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range(0,len(res)):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res[i] = res[i] + '|' + str(map[res[i]])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 = ["F1 Enter 10","F2 Enter 18","F2 Exit 19","F1 Exit 20"]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输入运行时间为：</w:t>
      </w:r>
      <w:r>
        <w:rPr>
          <w:rFonts w:ascii="Courier New" w:eastAsia="宋体" w:hAnsi="Courier New" w:cs="Courier New" w:hint="eastAsia"/>
          <w:sz w:val="18"/>
          <w:szCs w:val="18"/>
        </w:rPr>
        <w:t>", s)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每个输出时间为</w:t>
      </w:r>
      <w:r>
        <w:rPr>
          <w:rFonts w:ascii="Courier New" w:eastAsia="宋体" w:hAnsi="Courier New" w:cs="Courier New" w:hint="eastAsia"/>
          <w:sz w:val="18"/>
          <w:szCs w:val="18"/>
        </w:rPr>
        <w:t>:", solution.getRuntime(s))</w:t>
      </w:r>
    </w:p>
    <w:p w:rsidR="00D61401" w:rsidRDefault="00D6140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8" w:name="_Toc10452765"/>
      <w:bookmarkStart w:id="59" w:name="_Toc17299436"/>
      <w:bookmarkStart w:id="60" w:name="_Toc17300510"/>
      <w:bookmarkStart w:id="61" w:name="_Toc1730081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275189">
        <w:rPr>
          <w:rFonts w:ascii="黑体" w:eastAsia="黑体" w:hAnsi="宋体" w:cs="Times New Roman"/>
          <w:bCs/>
          <w:sz w:val="28"/>
          <w:szCs w:val="28"/>
        </w:rPr>
        <w:t>1</w:t>
      </w:r>
      <w:r>
        <w:rPr>
          <w:rFonts w:ascii="黑体" w:eastAsia="黑体" w:hAnsi="宋体" w:cs="Times New Roman"/>
          <w:bCs/>
          <w:sz w:val="28"/>
          <w:szCs w:val="28"/>
        </w:rPr>
        <w:t>4】</w:t>
      </w:r>
      <w:r>
        <w:rPr>
          <w:rFonts w:ascii="黑体" w:eastAsia="黑体" w:hAnsi="宋体" w:cs="Times New Roman" w:hint="eastAsia"/>
          <w:bCs/>
          <w:sz w:val="28"/>
          <w:szCs w:val="28"/>
        </w:rPr>
        <w:t>查询区间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58"/>
      <w:bookmarkEnd w:id="59"/>
      <w:bookmarkEnd w:id="60"/>
      <w:bookmarkEnd w:id="61"/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1.问题描述</w:t>
      </w:r>
    </w:p>
    <w:p w:rsidR="00D61401" w:rsidRDefault="00D61401" w:rsidP="008F25D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给定一个包含若干个区间的</w:t>
      </w:r>
      <w:r>
        <w:rPr>
          <w:rFonts w:ascii="Times New Roman" w:eastAsia="宋体" w:hAnsi="Times New Roman" w:cs="Times New Roman" w:hint="eastAsia"/>
          <w:szCs w:val="21"/>
        </w:rPr>
        <w:t>List</w:t>
      </w:r>
      <w:r w:rsidR="00275189">
        <w:rPr>
          <w:rFonts w:ascii="Times New Roman" w:eastAsia="宋体" w:hAnsi="Times New Roman" w:cs="Times New Roman" w:hint="eastAsia"/>
          <w:szCs w:val="21"/>
        </w:rPr>
        <w:t>数组，</w:t>
      </w:r>
      <w:r>
        <w:rPr>
          <w:rFonts w:ascii="Times New Roman" w:eastAsia="宋体" w:hAnsi="Times New Roman" w:cs="Times New Roman" w:hint="eastAsia"/>
          <w:szCs w:val="21"/>
        </w:rPr>
        <w:t>长度是</w:t>
      </w:r>
      <w:r>
        <w:rPr>
          <w:rFonts w:ascii="Times New Roman" w:eastAsia="宋体" w:hAnsi="Times New Roman" w:cs="Times New Roman" w:hint="eastAsia"/>
          <w:szCs w:val="21"/>
        </w:rPr>
        <w:t>1000</w:t>
      </w:r>
      <w:r>
        <w:rPr>
          <w:rFonts w:ascii="Times New Roman" w:eastAsia="宋体" w:hAnsi="Times New Roman" w:cs="Times New Roman" w:hint="eastAsia"/>
          <w:szCs w:val="21"/>
        </w:rPr>
        <w:t>，例如，</w:t>
      </w:r>
      <w:r>
        <w:rPr>
          <w:rFonts w:ascii="Times New Roman" w:eastAsia="宋体" w:hAnsi="Times New Roman" w:cs="Times New Roman" w:hint="eastAsia"/>
          <w:szCs w:val="21"/>
        </w:rPr>
        <w:t>[500,1500]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[2100,3100].</w:t>
      </w:r>
      <w:r>
        <w:rPr>
          <w:rFonts w:ascii="Times New Roman" w:eastAsia="宋体" w:hAnsi="Times New Roman" w:cs="Times New Roman" w:hint="eastAsia"/>
          <w:szCs w:val="21"/>
        </w:rPr>
        <w:t>给定一个</w:t>
      </w:r>
      <w:r>
        <w:rPr>
          <w:rFonts w:ascii="Times New Roman" w:eastAsia="宋体" w:hAnsi="Times New Roman" w:cs="Times New Roman" w:hint="eastAsia"/>
          <w:szCs w:val="21"/>
        </w:rPr>
        <w:t>number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number</w:t>
      </w:r>
      <w:r>
        <w:rPr>
          <w:rFonts w:ascii="Times New Roman" w:eastAsia="宋体" w:hAnsi="Times New Roman" w:cs="Times New Roman" w:hint="eastAsia"/>
          <w:szCs w:val="21"/>
        </w:rPr>
        <w:t>是否在这些区间内，返回</w:t>
      </w:r>
      <w:r>
        <w:rPr>
          <w:rFonts w:ascii="Times New Roman" w:eastAsia="宋体" w:hAnsi="Times New Roman" w:cs="Times New Roman" w:hint="eastAsia"/>
          <w:szCs w:val="21"/>
        </w:rPr>
        <w:t>True</w:t>
      </w:r>
      <w:r>
        <w:rPr>
          <w:rFonts w:ascii="Times New Roman" w:eastAsia="宋体" w:hAnsi="Times New Roman" w:cs="Times New Roman" w:hint="eastAsia"/>
          <w:szCs w:val="21"/>
        </w:rPr>
        <w:t>或</w:t>
      </w:r>
      <w:r>
        <w:rPr>
          <w:rFonts w:ascii="Times New Roman" w:eastAsia="宋体" w:hAnsi="Times New Roman" w:cs="Times New Roman" w:hint="eastAsia"/>
          <w:szCs w:val="21"/>
        </w:rPr>
        <w:t>False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2.问题示例</w:t>
      </w:r>
    </w:p>
    <w:p w:rsidR="00D61401" w:rsidRDefault="00D61401" w:rsidP="008F25D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输入是</w:t>
      </w:r>
      <w:r>
        <w:rPr>
          <w:rFonts w:ascii="Times New Roman" w:eastAsia="宋体" w:hAnsi="Times New Roman" w:cs="Times New Roman" w:hint="eastAsia"/>
          <w:szCs w:val="21"/>
        </w:rPr>
        <w:t xml:space="preserve"> List = [[100,1100],[1000,2000],[5500,6500]]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number = 6000</w:t>
      </w:r>
      <w:r w:rsidR="00275189">
        <w:rPr>
          <w:rFonts w:ascii="Times New Roman" w:eastAsia="宋体" w:hAnsi="Times New Roman" w:cs="Times New Roman" w:hint="eastAsia"/>
          <w:szCs w:val="21"/>
        </w:rPr>
        <w:t>，输出是</w:t>
      </w:r>
      <w:r>
        <w:rPr>
          <w:rFonts w:ascii="Times New Roman" w:eastAsia="宋体" w:hAnsi="Times New Roman" w:cs="Times New Roman" w:hint="eastAsia"/>
          <w:szCs w:val="21"/>
        </w:rPr>
        <w:t>True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6000</w:t>
      </w:r>
      <w:r>
        <w:rPr>
          <w:rFonts w:ascii="Times New Roman" w:eastAsia="宋体" w:hAnsi="Times New Roman" w:cs="Times New Roman" w:hint="eastAsia"/>
          <w:szCs w:val="21"/>
        </w:rPr>
        <w:t>在区间</w:t>
      </w:r>
      <w:r>
        <w:rPr>
          <w:rFonts w:ascii="Times New Roman" w:eastAsia="宋体" w:hAnsi="Times New Roman" w:cs="Times New Roman" w:hint="eastAsia"/>
          <w:szCs w:val="21"/>
        </w:rPr>
        <w:t>[5500,6500]</w:t>
      </w:r>
      <w:r w:rsidR="00275189">
        <w:rPr>
          <w:rFonts w:ascii="Times New Roman" w:eastAsia="宋体" w:hAnsi="Times New Roman" w:cs="Times New Roman" w:hint="eastAsia"/>
          <w:szCs w:val="21"/>
        </w:rPr>
        <w:t>。输是</w:t>
      </w:r>
      <w:r>
        <w:rPr>
          <w:rFonts w:ascii="Times New Roman" w:eastAsia="宋体" w:hAnsi="Times New Roman" w:cs="Times New Roman" w:hint="eastAsia"/>
          <w:szCs w:val="21"/>
        </w:rPr>
        <w:t>List = [[100,1100],[2000,3000]]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number = 3500</w:t>
      </w:r>
      <w:r>
        <w:rPr>
          <w:rFonts w:ascii="Times New Roman" w:eastAsia="宋体" w:hAnsi="Times New Roman" w:cs="Times New Roman" w:hint="eastAsia"/>
          <w:szCs w:val="21"/>
        </w:rPr>
        <w:t>，输出是</w:t>
      </w:r>
      <w:r>
        <w:rPr>
          <w:rFonts w:ascii="Times New Roman" w:eastAsia="宋体" w:hAnsi="Times New Roman" w:cs="Times New Roman" w:hint="eastAsia"/>
          <w:szCs w:val="21"/>
        </w:rPr>
        <w:t xml:space="preserve"> False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3500</w:t>
      </w:r>
      <w:r>
        <w:rPr>
          <w:rFonts w:ascii="Times New Roman" w:eastAsia="宋体" w:hAnsi="Times New Roman" w:cs="Times New Roman" w:hint="eastAsia"/>
          <w:szCs w:val="21"/>
        </w:rPr>
        <w:t>不在</w:t>
      </w:r>
      <w:r>
        <w:rPr>
          <w:rFonts w:ascii="Times New Roman" w:eastAsia="宋体" w:hAnsi="Times New Roman" w:cs="Times New Roman" w:hint="eastAsia"/>
          <w:szCs w:val="21"/>
        </w:rPr>
        <w:t>list</w:t>
      </w:r>
      <w:r>
        <w:rPr>
          <w:rFonts w:ascii="Times New Roman" w:eastAsia="宋体" w:hAnsi="Times New Roman" w:cs="Times New Roman" w:hint="eastAsia"/>
          <w:szCs w:val="21"/>
        </w:rPr>
        <w:t>的任何一个区间中。</w:t>
      </w:r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lastRenderedPageBreak/>
        <w:t>3.代码实现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L</w:t>
      </w:r>
      <w:r>
        <w:rPr>
          <w:rFonts w:ascii="Courier New" w:eastAsia="宋体" w:hAnsi="Courier New" w:cs="Courier New" w:hint="eastAsia"/>
          <w:sz w:val="18"/>
          <w:szCs w:val="18"/>
        </w:rPr>
        <w:t>ist</w:t>
      </w:r>
      <w:r>
        <w:rPr>
          <w:rFonts w:ascii="Courier New" w:eastAsia="宋体" w:hAnsi="Courier New" w:cs="Courier New" w:hint="eastAsia"/>
          <w:sz w:val="18"/>
          <w:szCs w:val="18"/>
        </w:rPr>
        <w:t>是区间列表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number</w:t>
      </w:r>
      <w:r>
        <w:rPr>
          <w:rFonts w:ascii="Courier New" w:eastAsia="宋体" w:hAnsi="Courier New" w:cs="Courier New" w:hint="eastAsia"/>
          <w:sz w:val="18"/>
          <w:szCs w:val="18"/>
        </w:rPr>
        <w:t>是待查数字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字符串，</w:t>
      </w:r>
      <w:r>
        <w:rPr>
          <w:rFonts w:ascii="Courier New" w:eastAsia="宋体" w:hAnsi="Courier New" w:cs="Courier New" w:hint="eastAsia"/>
          <w:sz w:val="18"/>
          <w:szCs w:val="18"/>
        </w:rPr>
        <w:t>True</w:t>
      </w:r>
      <w:r>
        <w:rPr>
          <w:rFonts w:ascii="Courier New" w:eastAsia="宋体" w:hAnsi="Courier New" w:cs="Courier New" w:hint="eastAsia"/>
          <w:sz w:val="18"/>
          <w:szCs w:val="18"/>
        </w:rPr>
        <w:t>或者</w:t>
      </w:r>
      <w:r>
        <w:rPr>
          <w:rFonts w:ascii="Courier New" w:eastAsia="宋体" w:hAnsi="Courier New" w:cs="Courier New" w:hint="eastAsia"/>
          <w:sz w:val="18"/>
          <w:szCs w:val="18"/>
        </w:rPr>
        <w:t>False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isInterval(self, intervalList, number):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high = len(intervalList) - 1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low = 0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high &gt;= low: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0 &lt; (number - intervalList[(high + low)//2][0]) &lt;= 1000: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'</w:t>
      </w:r>
      <w:r>
        <w:rPr>
          <w:rFonts w:ascii="Courier New" w:eastAsia="宋体" w:hAnsi="Courier New" w:cs="Courier New" w:hint="eastAsia"/>
          <w:sz w:val="18"/>
          <w:szCs w:val="18"/>
        </w:rPr>
        <w:t>T</w:t>
      </w:r>
      <w:r>
        <w:rPr>
          <w:rFonts w:ascii="Courier New" w:eastAsia="宋体" w:hAnsi="Courier New" w:cs="Courier New"/>
          <w:sz w:val="18"/>
          <w:szCs w:val="18"/>
        </w:rPr>
        <w:t>rue'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elif 1000 &lt; number - intervalList[(high + low)//2][0]: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low = (high + low) // 2 + 1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elif 0 &gt; number - intervalList[(high + low)//2][0]: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high = (high + low) // 2 - 1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'False'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number = 6000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intervalList = [[100,1100],[1000,2000],[5500,6500]]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区间</w:t>
      </w:r>
      <w:r>
        <w:rPr>
          <w:rFonts w:ascii="Courier New" w:eastAsia="宋体" w:hAnsi="Courier New" w:cs="Courier New" w:hint="eastAsia"/>
          <w:sz w:val="18"/>
          <w:szCs w:val="18"/>
        </w:rPr>
        <w:t>List</w:t>
      </w:r>
      <w:r>
        <w:rPr>
          <w:rFonts w:ascii="Courier New" w:eastAsia="宋体" w:hAnsi="Courier New" w:cs="Courier New" w:hint="eastAsia"/>
          <w:sz w:val="18"/>
          <w:szCs w:val="18"/>
        </w:rPr>
        <w:t>为：</w:t>
      </w:r>
      <w:r>
        <w:rPr>
          <w:rFonts w:ascii="Courier New" w:eastAsia="宋体" w:hAnsi="Courier New" w:cs="Courier New" w:hint="eastAsia"/>
          <w:sz w:val="18"/>
          <w:szCs w:val="18"/>
        </w:rPr>
        <w:t>", intervalList)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数字为：</w:t>
      </w:r>
      <w:r>
        <w:rPr>
          <w:rFonts w:ascii="Courier New" w:eastAsia="宋体" w:hAnsi="Courier New" w:cs="Courier New" w:hint="eastAsia"/>
          <w:sz w:val="18"/>
          <w:szCs w:val="18"/>
        </w:rPr>
        <w:t>", number)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是否在区间中</w:t>
      </w:r>
      <w:r>
        <w:rPr>
          <w:rFonts w:ascii="Courier New" w:eastAsia="宋体" w:hAnsi="Courier New" w:cs="Courier New" w:hint="eastAsia"/>
          <w:sz w:val="18"/>
          <w:szCs w:val="18"/>
        </w:rPr>
        <w:t>:", solution.isInterval(intervalList, number))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4.运行结果</w:t>
      </w:r>
    </w:p>
    <w:p w:rsidR="00D61401" w:rsidRDefault="00D61401" w:rsidP="008F25D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ins w:id="62" w:author="Windows 用户" w:date="2019-05-18T20:00:00Z">
        <w:r w:rsidR="00275189">
          <w:rPr>
            <w:rFonts w:ascii="Times New Roman" w:eastAsia="宋体" w:hAnsi="Times New Roman" w:cs="Times New Roman" w:hint="eastAsia"/>
            <w:szCs w:val="21"/>
          </w:rPr>
          <w:t>输入</w:t>
        </w:r>
      </w:ins>
      <w:r>
        <w:rPr>
          <w:rFonts w:ascii="Times New Roman" w:eastAsia="宋体" w:hAnsi="Times New Roman" w:cs="Times New Roman" w:hint="eastAsia"/>
          <w:szCs w:val="21"/>
        </w:rPr>
        <w:t>区间</w:t>
      </w:r>
      <w:r>
        <w:rPr>
          <w:rFonts w:ascii="Times New Roman" w:eastAsia="宋体" w:hAnsi="Times New Roman" w:cs="Times New Roman" w:hint="eastAsia"/>
          <w:szCs w:val="21"/>
        </w:rPr>
        <w:t>List</w:t>
      </w:r>
      <w:r>
        <w:rPr>
          <w:rFonts w:ascii="Times New Roman" w:eastAsia="宋体" w:hAnsi="Times New Roman" w:cs="Times New Roman" w:hint="eastAsia"/>
          <w:szCs w:val="21"/>
        </w:rPr>
        <w:t>为：</w:t>
      </w:r>
      <w:r>
        <w:rPr>
          <w:rFonts w:ascii="Times New Roman" w:eastAsia="宋体" w:hAnsi="Times New Roman" w:cs="Times New Roman" w:hint="eastAsia"/>
          <w:szCs w:val="21"/>
        </w:rPr>
        <w:t xml:space="preserve"> [[100, 1100], [1000, 2000], [5500, 6500]]</w:t>
      </w:r>
    </w:p>
    <w:p w:rsidR="00D61401" w:rsidRDefault="00D61401" w:rsidP="008F25D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ins w:id="63" w:author="Windows 用户" w:date="2019-05-18T20:00:00Z">
        <w:r w:rsidR="00275189">
          <w:rPr>
            <w:rFonts w:ascii="Times New Roman" w:eastAsia="宋体" w:hAnsi="Times New Roman" w:cs="Times New Roman" w:hint="eastAsia"/>
            <w:szCs w:val="21"/>
          </w:rPr>
          <w:t>输出</w:t>
        </w:r>
      </w:ins>
      <w:r>
        <w:rPr>
          <w:rFonts w:ascii="Times New Roman" w:eastAsia="宋体" w:hAnsi="Times New Roman" w:cs="Times New Roman" w:hint="eastAsia"/>
          <w:szCs w:val="21"/>
        </w:rPr>
        <w:t>数字为：</w:t>
      </w:r>
      <w:r>
        <w:rPr>
          <w:rFonts w:ascii="Times New Roman" w:eastAsia="宋体" w:hAnsi="Times New Roman" w:cs="Times New Roman" w:hint="eastAsia"/>
          <w:szCs w:val="21"/>
        </w:rPr>
        <w:t xml:space="preserve"> 6000</w:t>
      </w:r>
    </w:p>
    <w:p w:rsidR="00D61401" w:rsidRDefault="00D61401" w:rsidP="008F25D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是否在区间中</w:t>
      </w:r>
      <w:r>
        <w:rPr>
          <w:rFonts w:ascii="Times New Roman" w:eastAsia="宋体" w:hAnsi="Times New Roman" w:cs="Times New Roman" w:hint="eastAsia"/>
          <w:szCs w:val="21"/>
        </w:rPr>
        <w:t xml:space="preserve">: </w:t>
      </w:r>
      <w:r>
        <w:rPr>
          <w:rFonts w:ascii="Times New Roman" w:eastAsia="宋体" w:hAnsi="Times New Roman" w:cs="Times New Roman"/>
          <w:szCs w:val="21"/>
        </w:rPr>
        <w:t>T</w:t>
      </w:r>
      <w:r>
        <w:rPr>
          <w:rFonts w:ascii="Times New Roman" w:eastAsia="宋体" w:hAnsi="Times New Roman" w:cs="Times New Roman" w:hint="eastAsia"/>
          <w:szCs w:val="21"/>
        </w:rPr>
        <w:t>rue</w:t>
      </w:r>
    </w:p>
    <w:p w:rsidR="00D61401" w:rsidRDefault="00D6140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4" w:name="_Toc10452766"/>
      <w:bookmarkStart w:id="65" w:name="_Toc17299437"/>
      <w:bookmarkStart w:id="66" w:name="_Toc17300511"/>
      <w:bookmarkStart w:id="67" w:name="_Toc1730081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275189">
        <w:rPr>
          <w:rFonts w:ascii="黑体" w:eastAsia="黑体" w:hAnsi="宋体" w:cs="Times New Roman"/>
          <w:bCs/>
          <w:sz w:val="28"/>
          <w:szCs w:val="28"/>
        </w:rPr>
        <w:t>1</w:t>
      </w:r>
      <w:r>
        <w:rPr>
          <w:rFonts w:ascii="黑体" w:eastAsia="黑体" w:hAnsi="宋体" w:cs="Times New Roman"/>
          <w:bCs/>
          <w:sz w:val="28"/>
          <w:szCs w:val="28"/>
        </w:rPr>
        <w:t>5】</w:t>
      </w:r>
      <w:r>
        <w:rPr>
          <w:rFonts w:ascii="黑体" w:eastAsia="黑体" w:hAnsi="宋体" w:cs="Times New Roman" w:hint="eastAsia"/>
          <w:bCs/>
          <w:sz w:val="28"/>
          <w:szCs w:val="28"/>
        </w:rPr>
        <w:t>飞行棋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64"/>
      <w:bookmarkEnd w:id="65"/>
      <w:bookmarkEnd w:id="66"/>
      <w:bookmarkEnd w:id="67"/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length</w:t>
      </w:r>
      <w:r>
        <w:rPr>
          <w:rFonts w:ascii="Courier New" w:eastAsia="宋体" w:hAnsi="Courier New" w:cs="Courier New" w:hint="eastAsia"/>
          <w:sz w:val="18"/>
          <w:szCs w:val="18"/>
        </w:rPr>
        <w:t>是棋盘长度（不包含起始点）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connections</w:t>
      </w:r>
      <w:r>
        <w:rPr>
          <w:rFonts w:ascii="Courier New" w:eastAsia="宋体" w:hAnsi="Courier New" w:cs="Courier New" w:hint="eastAsia"/>
          <w:sz w:val="18"/>
          <w:szCs w:val="18"/>
        </w:rPr>
        <w:t>是跳点的集合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整数，代表最小步数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modernLudo(self, length, connections):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[i for i in range(length+1)]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range(length+1):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range(1,7):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i - j &gt;= 0: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    ans[i] = min(ans[i], ans[i-j]+1)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connections: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i == j[1]: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ans[i] = min(ans[i], ans[j[0]])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ans[length]</w:t>
      </w:r>
    </w:p>
    <w:p w:rsidR="00D61401" w:rsidDel="000A790B" w:rsidRDefault="00D61401" w:rsidP="008F25D0">
      <w:pPr>
        <w:rPr>
          <w:del w:id="68" w:author="Windows 用户" w:date="2019-05-18T20:05:00Z"/>
          <w:rFonts w:ascii="Courier New" w:eastAsia="宋体" w:hAnsi="Courier New" w:cs="Courier New"/>
          <w:sz w:val="18"/>
          <w:szCs w:val="18"/>
        </w:rPr>
      </w:pPr>
      <w:del w:id="69" w:author="Windows 用户" w:date="2019-05-18T20:05:00Z">
        <w:r w:rsidDel="000A790B">
          <w:rPr>
            <w:rFonts w:ascii="Courier New" w:eastAsia="宋体" w:hAnsi="Courier New" w:cs="Courier New"/>
            <w:sz w:val="18"/>
            <w:szCs w:val="18"/>
          </w:rPr>
          <w:delText>#</w:delText>
        </w:r>
        <w:r w:rsidDel="000A790B">
          <w:rPr>
            <w:rFonts w:ascii="Courier New" w:eastAsia="宋体" w:hAnsi="Courier New" w:cs="Courier New"/>
            <w:sz w:val="18"/>
            <w:szCs w:val="18"/>
          </w:rPr>
          <w:delText>参数</w:delText>
        </w:r>
        <w:r w:rsidDel="000A790B">
          <w:rPr>
            <w:rFonts w:ascii="Courier New" w:eastAsia="宋体" w:hAnsi="Courier New" w:cs="Courier New" w:hint="eastAsia"/>
            <w:sz w:val="18"/>
            <w:szCs w:val="18"/>
          </w:rPr>
          <w:delText>length</w:delText>
        </w:r>
        <w:r w:rsidDel="000A790B">
          <w:rPr>
            <w:rFonts w:ascii="Courier New" w:eastAsia="宋体" w:hAnsi="Courier New" w:cs="Courier New" w:hint="eastAsia"/>
            <w:sz w:val="18"/>
            <w:szCs w:val="18"/>
          </w:rPr>
          <w:delText>是棋盘长度（不包含起始点）</w:delText>
        </w:r>
      </w:del>
    </w:p>
    <w:p w:rsidR="00D61401" w:rsidDel="000A790B" w:rsidRDefault="00D61401" w:rsidP="008F25D0">
      <w:pPr>
        <w:rPr>
          <w:del w:id="70" w:author="Windows 用户" w:date="2019-05-18T20:05:00Z"/>
          <w:rFonts w:ascii="Courier New" w:eastAsia="宋体" w:hAnsi="Courier New" w:cs="Courier New"/>
          <w:sz w:val="18"/>
          <w:szCs w:val="18"/>
        </w:rPr>
      </w:pPr>
      <w:del w:id="71" w:author="Windows 用户" w:date="2019-05-18T20:05:00Z">
        <w:r w:rsidDel="000A790B">
          <w:rPr>
            <w:rFonts w:ascii="Courier New" w:eastAsia="宋体" w:hAnsi="Courier New" w:cs="Courier New"/>
            <w:sz w:val="18"/>
            <w:szCs w:val="18"/>
          </w:rPr>
          <w:delText>#</w:delText>
        </w:r>
        <w:r w:rsidDel="000A790B">
          <w:rPr>
            <w:rFonts w:ascii="Courier New" w:eastAsia="宋体" w:hAnsi="Courier New" w:cs="Courier New"/>
            <w:sz w:val="18"/>
            <w:szCs w:val="18"/>
          </w:rPr>
          <w:delText>参数</w:delText>
        </w:r>
        <w:r w:rsidDel="000A790B">
          <w:rPr>
            <w:rFonts w:ascii="Courier New" w:eastAsia="宋体" w:hAnsi="Courier New" w:cs="Courier New" w:hint="eastAsia"/>
            <w:sz w:val="18"/>
            <w:szCs w:val="18"/>
          </w:rPr>
          <w:delText>connections</w:delText>
        </w:r>
        <w:r w:rsidDel="000A790B">
          <w:rPr>
            <w:rFonts w:ascii="Courier New" w:eastAsia="宋体" w:hAnsi="Courier New" w:cs="Courier New" w:hint="eastAsia"/>
            <w:sz w:val="18"/>
            <w:szCs w:val="18"/>
          </w:rPr>
          <w:delText>是跳点的集合</w:delText>
        </w:r>
      </w:del>
    </w:p>
    <w:p w:rsidR="00D61401" w:rsidDel="000A790B" w:rsidRDefault="00D61401" w:rsidP="008F25D0">
      <w:pPr>
        <w:rPr>
          <w:del w:id="72" w:author="Windows 用户" w:date="2019-05-18T20:05:00Z"/>
          <w:rFonts w:ascii="Courier New" w:eastAsia="宋体" w:hAnsi="Courier New" w:cs="Courier New"/>
          <w:sz w:val="18"/>
          <w:szCs w:val="18"/>
        </w:rPr>
      </w:pPr>
      <w:del w:id="73" w:author="Windows 用户" w:date="2019-05-18T20:05:00Z">
        <w:r w:rsidDel="000A790B">
          <w:rPr>
            <w:rFonts w:ascii="Courier New" w:eastAsia="宋体" w:hAnsi="Courier New" w:cs="Courier New"/>
            <w:sz w:val="18"/>
            <w:szCs w:val="18"/>
          </w:rPr>
          <w:delText>#</w:delText>
        </w:r>
        <w:r w:rsidDel="000A790B">
          <w:rPr>
            <w:rFonts w:ascii="Courier New" w:eastAsia="宋体" w:hAnsi="Courier New" w:cs="Courier New"/>
            <w:sz w:val="18"/>
            <w:szCs w:val="18"/>
          </w:rPr>
          <w:delText>返回值是个</w:delText>
        </w:r>
        <w:r w:rsidDel="000A790B">
          <w:rPr>
            <w:rFonts w:ascii="Courier New" w:eastAsia="宋体" w:hAnsi="Courier New" w:cs="Courier New" w:hint="eastAsia"/>
            <w:sz w:val="18"/>
            <w:szCs w:val="18"/>
          </w:rPr>
          <w:delText>整数，代表最小步数</w:delText>
        </w:r>
      </w:del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SPFA</w:t>
      </w:r>
      <w:r>
        <w:rPr>
          <w:rFonts w:ascii="Courier New" w:eastAsia="宋体" w:hAnsi="Courier New" w:cs="Courier New" w:hint="eastAsia"/>
          <w:sz w:val="18"/>
          <w:szCs w:val="18"/>
        </w:rPr>
        <w:t>解法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length</w:t>
      </w:r>
      <w:r>
        <w:rPr>
          <w:rFonts w:ascii="Courier New" w:eastAsia="宋体" w:hAnsi="Courier New" w:cs="Courier New" w:hint="eastAsia"/>
          <w:sz w:val="18"/>
          <w:szCs w:val="18"/>
        </w:rPr>
        <w:t>为棋盘长度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connections</w:t>
      </w:r>
      <w:r>
        <w:rPr>
          <w:rFonts w:ascii="Courier New" w:eastAsia="宋体" w:hAnsi="Courier New" w:cs="Courier New" w:hint="eastAsia"/>
          <w:sz w:val="18"/>
          <w:szCs w:val="18"/>
        </w:rPr>
        <w:t>为连接位置表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返回最小次数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modernLudo(self, length, connections):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dist = [1000000000 for i in range(100050)]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vis  = [0 for i in range(100050)]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  = [0 for i in range(100050)]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 = 0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ed = 0        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dist[1] =0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vis[1] = 1 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Q[ed] = 1;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ed +=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while(st&lt;ed) 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u = Q[st]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st +=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vis[u] = 0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roads in connections 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if(roads[0] != u):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continue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v = roads[1]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if(dist[v] &gt; dist[u]):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dist[v] = dist[u]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if(vis[v] == 0) 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vis[v] =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Q[ed] = v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ed +=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i in range(1, 7):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(i + u &gt; length):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break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v = i + u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if(dist[v] &gt; dist[u] + 1) 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    dist[v] = dist[u] + 1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if(vis[v] == 0):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vis[v] =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Q[ed] = v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ed +=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dist[length]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length = 15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connections = [[2, 8],[6, 9]]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棋盘长度为：</w:t>
      </w:r>
      <w:r>
        <w:rPr>
          <w:rFonts w:ascii="Courier New" w:eastAsia="宋体" w:hAnsi="Courier New" w:cs="Courier New" w:hint="eastAsia"/>
          <w:sz w:val="18"/>
          <w:szCs w:val="18"/>
        </w:rPr>
        <w:t>", length)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连接为：</w:t>
      </w:r>
      <w:r>
        <w:rPr>
          <w:rFonts w:ascii="Courier New" w:eastAsia="宋体" w:hAnsi="Courier New" w:cs="Courier New" w:hint="eastAsia"/>
          <w:sz w:val="18"/>
          <w:szCs w:val="18"/>
        </w:rPr>
        <w:t>", connections)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最小需要为</w:t>
      </w:r>
      <w:r>
        <w:rPr>
          <w:rFonts w:ascii="Courier New" w:eastAsia="宋体" w:hAnsi="Courier New" w:cs="Courier New" w:hint="eastAsia"/>
          <w:sz w:val="18"/>
          <w:szCs w:val="18"/>
        </w:rPr>
        <w:t>:", solution.modernLudo(length, connections))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</w:p>
    <w:p w:rsidR="0008526F" w:rsidRDefault="0008526F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4" w:name="_Toc10452767"/>
      <w:bookmarkStart w:id="75" w:name="_Toc17299438"/>
      <w:bookmarkStart w:id="76" w:name="_Toc17300512"/>
      <w:bookmarkStart w:id="77" w:name="_Toc17300820"/>
      <w:r>
        <w:rPr>
          <w:rFonts w:ascii="黑体" w:eastAsia="黑体" w:hAnsi="宋体" w:cs="Times New Roman"/>
          <w:bCs/>
          <w:sz w:val="28"/>
          <w:szCs w:val="28"/>
        </w:rPr>
        <w:t>【例</w:t>
      </w:r>
      <w:r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537156">
        <w:rPr>
          <w:rFonts w:ascii="黑体" w:eastAsia="黑体" w:hAnsi="宋体" w:cs="Times New Roman"/>
          <w:bCs/>
          <w:sz w:val="28"/>
          <w:szCs w:val="28"/>
        </w:rPr>
        <w:t>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移动石子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74"/>
      <w:bookmarkEnd w:id="75"/>
      <w:bookmarkEnd w:id="76"/>
      <w:bookmarkEnd w:id="77"/>
    </w:p>
    <w:p w:rsidR="0008526F" w:rsidRDefault="0008526F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arr</w:t>
      </w:r>
      <w:r>
        <w:rPr>
          <w:rFonts w:ascii="Courier New" w:eastAsia="宋体" w:hAnsi="Courier New" w:cs="Courier New"/>
          <w:sz w:val="18"/>
          <w:szCs w:val="18"/>
        </w:rPr>
        <w:t>是一个</w:t>
      </w:r>
      <w:r>
        <w:rPr>
          <w:rFonts w:ascii="Courier New" w:eastAsia="宋体" w:hAnsi="Courier New" w:cs="Courier New" w:hint="eastAsia"/>
          <w:sz w:val="18"/>
          <w:szCs w:val="18"/>
        </w:rPr>
        <w:t>列表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返回值为</w:t>
      </w:r>
      <w:r>
        <w:rPr>
          <w:rFonts w:ascii="Courier New" w:eastAsia="宋体" w:hAnsi="Courier New" w:cs="Courier New" w:hint="eastAsia"/>
          <w:sz w:val="18"/>
          <w:szCs w:val="18"/>
        </w:rPr>
        <w:t>整数，为最小移动次数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movingStones(self, arr):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arr = sorted(arr)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even = 0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odd = 0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range(0,len(arr)):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odd += abs(arr[i]-(2*i+1))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even += abs(arr[i] - (2*i+2))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odd &lt; even: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odd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even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08526F" w:rsidRDefault="0008526F" w:rsidP="008F25D0">
      <w:pPr>
        <w:ind w:firstLine="348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arr = [1, 6, 7, 8, 9]</w:t>
      </w:r>
    </w:p>
    <w:p w:rsidR="0008526F" w:rsidRDefault="0008526F" w:rsidP="008F25D0">
      <w:pPr>
        <w:ind w:firstLine="348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数组是：</w:t>
      </w:r>
      <w:r>
        <w:rPr>
          <w:rFonts w:ascii="Courier New" w:eastAsia="宋体" w:hAnsi="Courier New" w:cs="Courier New" w:hint="eastAsia"/>
          <w:sz w:val="18"/>
          <w:szCs w:val="18"/>
        </w:rPr>
        <w:t>", arr)</w:t>
      </w:r>
    </w:p>
    <w:p w:rsidR="0008526F" w:rsidRDefault="0008526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最小移动数是</w:t>
      </w:r>
      <w:r>
        <w:rPr>
          <w:rFonts w:ascii="Courier New" w:eastAsia="宋体" w:hAnsi="Courier New" w:cs="Courier New" w:hint="eastAsia"/>
          <w:sz w:val="18"/>
          <w:szCs w:val="18"/>
        </w:rPr>
        <w:t>:", solution.movingStones(arr))</w:t>
      </w:r>
    </w:p>
    <w:p w:rsidR="004A3E05" w:rsidRPr="004A3E05" w:rsidRDefault="004A3E05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8" w:name="_Toc10452768"/>
      <w:bookmarkStart w:id="79" w:name="_Toc17299439"/>
      <w:bookmarkStart w:id="80" w:name="_Toc17300513"/>
      <w:bookmarkStart w:id="81" w:name="_Toc1730082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2470BC">
        <w:rPr>
          <w:rFonts w:ascii="黑体" w:eastAsia="黑体" w:hAnsi="宋体" w:cs="Times New Roman"/>
          <w:bCs/>
          <w:sz w:val="28"/>
          <w:szCs w:val="28"/>
        </w:rPr>
        <w:t>17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 xml:space="preserve">数组剔除元素后的乘积 </w:t>
      </w:r>
      <w:r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Pr="00F534BC">
        <w:rPr>
          <w:rFonts w:ascii="黑体" w:eastAsia="黑体" w:hAnsi="宋体" w:cs="Times New Roman" w:hint="eastAsia"/>
          <w:bCs/>
          <w:sz w:val="28"/>
          <w:szCs w:val="28"/>
        </w:rPr>
        <w:t>难度等级★</w:t>
      </w:r>
      <w:bookmarkEnd w:id="78"/>
      <w:bookmarkEnd w:id="79"/>
      <w:bookmarkEnd w:id="80"/>
      <w:bookmarkEnd w:id="81"/>
    </w:p>
    <w:p w:rsidR="004A3E05" w:rsidRDefault="004A3E05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A: </w:t>
      </w:r>
      <w:r>
        <w:rPr>
          <w:rFonts w:ascii="Courier New" w:eastAsia="宋体" w:hAnsi="Courier New" w:cs="Courier New" w:hint="eastAsia"/>
          <w:sz w:val="18"/>
          <w:szCs w:val="18"/>
        </w:rPr>
        <w:t>整数数组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整数数组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productExcludeItself(self, A):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length ,B  = len(A) ,[]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 = [ 0 for i in range(length + 1)]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f[ length ] = 1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range(length - 1 , 0 , -1):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f[ i ] = f[ i + 1 ] * A[ i ]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tmp = 1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range(length):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B.append(tmp * f[ i + 1 ])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tmp *= A[ i ]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B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4A3E05" w:rsidRPr="008B2D1E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 w:rsidRPr="008B2D1E">
        <w:rPr>
          <w:rFonts w:ascii="Courier New" w:eastAsia="宋体" w:hAnsi="Courier New" w:cs="Courier New"/>
          <w:sz w:val="18"/>
          <w:szCs w:val="18"/>
        </w:rPr>
        <w:t xml:space="preserve">    A = [1, 2, 3,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  <w:r w:rsidRPr="008B2D1E">
        <w:rPr>
          <w:rFonts w:ascii="Courier New" w:eastAsia="宋体" w:hAnsi="Courier New" w:cs="Courier New"/>
          <w:sz w:val="18"/>
          <w:szCs w:val="18"/>
        </w:rPr>
        <w:t>4]</w:t>
      </w:r>
    </w:p>
    <w:p w:rsidR="004A3E05" w:rsidRPr="008B2D1E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 w:rsidRPr="008B2D1E">
        <w:rPr>
          <w:rFonts w:ascii="Courier New" w:eastAsia="宋体" w:hAnsi="Courier New" w:cs="Courier New"/>
          <w:sz w:val="18"/>
          <w:szCs w:val="18"/>
        </w:rPr>
        <w:t xml:space="preserve">    B = solution.productExcludeItself(A)</w:t>
      </w:r>
    </w:p>
    <w:p w:rsidR="004A3E05" w:rsidRPr="008B2D1E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 w:rsidRPr="008B2D1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B2D1E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8B2D1E"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4A3E05" w:rsidRDefault="004A3E05" w:rsidP="008F25D0">
      <w:pPr>
        <w:rPr>
          <w:rFonts w:ascii="Courier New" w:eastAsia="宋体" w:hAnsi="Courier New" w:cs="Courier New"/>
          <w:sz w:val="18"/>
          <w:szCs w:val="18"/>
        </w:rPr>
      </w:pPr>
      <w:r w:rsidRPr="008B2D1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B2D1E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8B2D1E">
        <w:rPr>
          <w:rFonts w:ascii="Courier New" w:eastAsia="宋体" w:hAnsi="Courier New" w:cs="Courier New" w:hint="eastAsia"/>
          <w:sz w:val="18"/>
          <w:szCs w:val="18"/>
        </w:rPr>
        <w:t>", B)</w:t>
      </w:r>
    </w:p>
    <w:p w:rsidR="00A00BF0" w:rsidRDefault="00A00BF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2" w:name="_Toc10452769"/>
      <w:bookmarkStart w:id="83" w:name="_Toc17299440"/>
      <w:bookmarkStart w:id="84" w:name="_Toc17300514"/>
      <w:bookmarkStart w:id="85" w:name="_Toc17300822"/>
      <w:r>
        <w:rPr>
          <w:rFonts w:ascii="黑体" w:eastAsia="黑体" w:hAnsi="宋体" w:cs="Times New Roman"/>
          <w:bCs/>
          <w:sz w:val="28"/>
          <w:szCs w:val="28"/>
        </w:rPr>
        <w:t>【例1</w:t>
      </w:r>
      <w:r w:rsidR="00313C5B">
        <w:rPr>
          <w:rFonts w:ascii="黑体" w:eastAsia="黑体" w:hAnsi="宋体" w:cs="Times New Roman"/>
          <w:bCs/>
          <w:sz w:val="28"/>
          <w:szCs w:val="28"/>
        </w:rPr>
        <w:t>8</w:t>
      </w:r>
      <w:r>
        <w:rPr>
          <w:rFonts w:ascii="黑体" w:eastAsia="黑体" w:hAnsi="宋体" w:cs="Times New Roman"/>
          <w:bCs/>
          <w:sz w:val="28"/>
          <w:szCs w:val="28"/>
        </w:rPr>
        <w:t>】键盘的一行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82"/>
      <w:bookmarkEnd w:id="83"/>
      <w:bookmarkEnd w:id="84"/>
      <w:bookmarkEnd w:id="85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words</w:t>
      </w:r>
      <w:r>
        <w:rPr>
          <w:rFonts w:ascii="Courier New" w:eastAsia="宋体" w:hAnsi="Courier New" w:cs="Courier New" w:hint="eastAsia"/>
          <w:sz w:val="18"/>
          <w:szCs w:val="18"/>
        </w:rPr>
        <w:t>为字符串列表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返回字符串列表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findWords(self, words):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[]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 = ["qwertyuiop", "asdfghjkl", "zxcvbnm"]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w in words: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range(3):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flag = 1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i in w: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i.lower() not in s[j]: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flag = 0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break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flag == 1: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res.append(w)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break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365867" w:rsidRDefault="00A00BF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65867">
        <w:rPr>
          <w:rFonts w:ascii="Courier New" w:eastAsia="宋体" w:hAnsi="Courier New" w:cs="Courier New" w:hint="eastAsia"/>
          <w:sz w:val="18"/>
          <w:szCs w:val="18"/>
        </w:rPr>
        <w:t>word = ["Hello", "Alaska", "Dad", "Peace"]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br/>
      </w: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t>s = Solution()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br/>
        <w:t xml:space="preserve">    print("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t>",word)</w:t>
      </w:r>
    </w:p>
    <w:p w:rsidR="00A00BF0" w:rsidRPr="00365867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36586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t>",s.findWords(word))</w:t>
      </w:r>
    </w:p>
    <w:p w:rsidR="00150FFD" w:rsidRDefault="00150FF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86" w:name="_Toc10452770"/>
      <w:bookmarkStart w:id="87" w:name="_Toc17299441"/>
      <w:bookmarkStart w:id="88" w:name="_Toc17300515"/>
      <w:bookmarkStart w:id="89" w:name="_Toc17300823"/>
      <w:r>
        <w:rPr>
          <w:rFonts w:ascii="黑体" w:eastAsia="黑体" w:hAnsi="宋体" w:cs="Times New Roman"/>
          <w:bCs/>
          <w:sz w:val="28"/>
          <w:szCs w:val="28"/>
        </w:rPr>
        <w:t>【例1</w:t>
      </w:r>
      <w:r w:rsidR="00313C5B">
        <w:rPr>
          <w:rFonts w:ascii="黑体" w:eastAsia="黑体" w:hAnsi="宋体" w:cs="Times New Roman"/>
          <w:bCs/>
          <w:sz w:val="28"/>
          <w:szCs w:val="28"/>
        </w:rPr>
        <w:t>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第n个数位</w:t>
      </w:r>
      <w:r w:rsidR="00FD7F70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86"/>
      <w:bookmarkEnd w:id="87"/>
      <w:bookmarkEnd w:id="88"/>
      <w:bookmarkEnd w:id="89"/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findNthDigit(self, n):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# </w:t>
      </w:r>
      <w:r>
        <w:rPr>
          <w:rFonts w:ascii="Courier New" w:eastAsia="宋体" w:hAnsi="Courier New" w:cs="Courier New"/>
          <w:sz w:val="18"/>
          <w:szCs w:val="18"/>
        </w:rPr>
        <w:t>初始化一位数的个数为</w:t>
      </w:r>
      <w:r>
        <w:rPr>
          <w:rFonts w:ascii="Courier New" w:eastAsia="宋体" w:hAnsi="Courier New" w:cs="Courier New"/>
          <w:sz w:val="18"/>
          <w:szCs w:val="18"/>
        </w:rPr>
        <w:t>9</w:t>
      </w:r>
      <w:r>
        <w:rPr>
          <w:rFonts w:ascii="Courier New" w:eastAsia="宋体" w:hAnsi="Courier New" w:cs="Courier New"/>
          <w:sz w:val="18"/>
          <w:szCs w:val="18"/>
        </w:rPr>
        <w:t>，从</w:t>
      </w:r>
      <w:r>
        <w:rPr>
          <w:rFonts w:ascii="Courier New" w:eastAsia="宋体" w:hAnsi="Courier New" w:cs="Courier New"/>
          <w:sz w:val="18"/>
          <w:szCs w:val="18"/>
        </w:rPr>
        <w:t>1</w:t>
      </w:r>
      <w:r>
        <w:rPr>
          <w:rFonts w:ascii="Courier New" w:eastAsia="宋体" w:hAnsi="Courier New" w:cs="Courier New"/>
          <w:sz w:val="18"/>
          <w:szCs w:val="18"/>
        </w:rPr>
        <w:t>开始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length 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count = 9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start 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n &gt; length * count: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# </w:t>
      </w:r>
      <w:r>
        <w:rPr>
          <w:rFonts w:ascii="Courier New" w:eastAsia="宋体" w:hAnsi="Courier New" w:cs="Courier New"/>
          <w:sz w:val="18"/>
          <w:szCs w:val="18"/>
        </w:rPr>
        <w:t>以此类推二位数的个数为</w:t>
      </w:r>
      <w:r>
        <w:rPr>
          <w:rFonts w:ascii="Courier New" w:eastAsia="宋体" w:hAnsi="Courier New" w:cs="Courier New"/>
          <w:sz w:val="18"/>
          <w:szCs w:val="18"/>
        </w:rPr>
        <w:t>90</w:t>
      </w:r>
      <w:r>
        <w:rPr>
          <w:rFonts w:ascii="Courier New" w:eastAsia="宋体" w:hAnsi="Courier New" w:cs="Courier New"/>
          <w:sz w:val="18"/>
          <w:szCs w:val="18"/>
        </w:rPr>
        <w:t>，从</w:t>
      </w:r>
      <w:r>
        <w:rPr>
          <w:rFonts w:ascii="Courier New" w:eastAsia="宋体" w:hAnsi="Courier New" w:cs="Courier New"/>
          <w:sz w:val="18"/>
          <w:szCs w:val="18"/>
        </w:rPr>
        <w:t>10</w:t>
      </w:r>
      <w:r>
        <w:rPr>
          <w:rFonts w:ascii="Courier New" w:eastAsia="宋体" w:hAnsi="Courier New" w:cs="Courier New"/>
          <w:sz w:val="18"/>
          <w:szCs w:val="18"/>
        </w:rPr>
        <w:t>开始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 -= length * count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length +=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count *= 10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start *= 10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# </w:t>
      </w:r>
      <w:r>
        <w:rPr>
          <w:rFonts w:ascii="Courier New" w:eastAsia="宋体" w:hAnsi="Courier New" w:cs="Courier New"/>
          <w:sz w:val="18"/>
          <w:szCs w:val="18"/>
        </w:rPr>
        <w:t>找到第</w:t>
      </w:r>
      <w:r>
        <w:rPr>
          <w:rFonts w:ascii="Courier New" w:eastAsia="宋体" w:hAnsi="Courier New" w:cs="Courier New"/>
          <w:sz w:val="18"/>
          <w:szCs w:val="18"/>
        </w:rPr>
        <w:t>n</w:t>
      </w:r>
      <w:r>
        <w:rPr>
          <w:rFonts w:ascii="Courier New" w:eastAsia="宋体" w:hAnsi="Courier New" w:cs="Courier New"/>
          <w:sz w:val="18"/>
          <w:szCs w:val="18"/>
        </w:rPr>
        <w:t>位数所在的整数</w:t>
      </w:r>
      <w:r>
        <w:rPr>
          <w:rFonts w:ascii="Courier New" w:eastAsia="宋体" w:hAnsi="Courier New" w:cs="Courier New"/>
          <w:sz w:val="18"/>
          <w:szCs w:val="18"/>
        </w:rPr>
        <w:t xml:space="preserve">start    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start += (n - 1) // length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int(str(start)[(n - 1) % length])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Pr="00D41D22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D41D22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150FFD" w:rsidRPr="00D41D22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D41D22">
        <w:rPr>
          <w:rFonts w:ascii="Courier New" w:eastAsia="宋体" w:hAnsi="Courier New" w:cs="Courier New"/>
          <w:sz w:val="18"/>
          <w:szCs w:val="18"/>
        </w:rPr>
        <w:t xml:space="preserve">    n = 11</w:t>
      </w:r>
    </w:p>
    <w:p w:rsidR="00150FFD" w:rsidRPr="00D41D22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D41D2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41D22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D41D22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150FFD" w:rsidRPr="00D41D22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D41D2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41D22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D41D22">
        <w:rPr>
          <w:rFonts w:ascii="Courier New" w:eastAsia="宋体" w:hAnsi="Courier New" w:cs="Courier New" w:hint="eastAsia"/>
          <w:sz w:val="18"/>
          <w:szCs w:val="18"/>
        </w:rPr>
        <w:t>",s.findNthDigit(n))</w:t>
      </w:r>
    </w:p>
    <w:p w:rsidR="00150FFD" w:rsidRDefault="00150FF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0" w:name="_Toc10452771"/>
      <w:bookmarkStart w:id="91" w:name="_Toc17299442"/>
      <w:bookmarkStart w:id="92" w:name="_Toc17300516"/>
      <w:bookmarkStart w:id="93" w:name="_Toc1730082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313C5B">
        <w:rPr>
          <w:rFonts w:ascii="黑体" w:eastAsia="黑体" w:hAnsi="宋体" w:cs="Times New Roman"/>
          <w:bCs/>
          <w:sz w:val="28"/>
          <w:szCs w:val="28"/>
        </w:rPr>
        <w:t>20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找不同</w:t>
      </w:r>
      <w:r w:rsidR="00FD7F70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90"/>
      <w:bookmarkEnd w:id="91"/>
      <w:bookmarkEnd w:id="92"/>
      <w:bookmarkEnd w:id="93"/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t</w:t>
      </w:r>
      <w:r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返回字符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"""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findTheDifference(self, s, t):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flag = 0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range(len(s)):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# </w:t>
      </w:r>
      <w:r>
        <w:rPr>
          <w:rFonts w:ascii="Courier New" w:eastAsia="宋体" w:hAnsi="Courier New" w:cs="Courier New"/>
          <w:sz w:val="18"/>
          <w:szCs w:val="18"/>
        </w:rPr>
        <w:t>计算每一位字符的</w:t>
      </w:r>
      <w:r>
        <w:rPr>
          <w:rFonts w:ascii="Courier New" w:eastAsia="宋体" w:hAnsi="Courier New" w:cs="Courier New"/>
          <w:sz w:val="18"/>
          <w:szCs w:val="18"/>
        </w:rPr>
        <w:t>Ascll</w:t>
      </w:r>
      <w:r>
        <w:rPr>
          <w:rFonts w:ascii="Courier New" w:eastAsia="宋体" w:hAnsi="Courier New" w:cs="Courier New"/>
          <w:sz w:val="18"/>
          <w:szCs w:val="18"/>
        </w:rPr>
        <w:t>码之差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flag += (ord(t[i]) - ord(s[i]))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flag += ord(t[-1])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chr(flag)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Pr="00942E4B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942E4B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150FFD" w:rsidRPr="00942E4B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942E4B">
        <w:rPr>
          <w:rFonts w:ascii="Courier New" w:eastAsia="宋体" w:hAnsi="Courier New" w:cs="Courier New"/>
          <w:sz w:val="18"/>
          <w:szCs w:val="18"/>
        </w:rPr>
        <w:t xml:space="preserve">    n =  "abcd"</w:t>
      </w:r>
    </w:p>
    <w:p w:rsidR="00150FFD" w:rsidRPr="00942E4B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942E4B">
        <w:rPr>
          <w:rFonts w:ascii="Courier New" w:eastAsia="宋体" w:hAnsi="Courier New" w:cs="Courier New"/>
          <w:sz w:val="18"/>
          <w:szCs w:val="18"/>
        </w:rPr>
        <w:t xml:space="preserve">    t = "abcde"</w:t>
      </w:r>
    </w:p>
    <w:p w:rsidR="00150FFD" w:rsidRPr="00942E4B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942E4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942E4B">
        <w:rPr>
          <w:rFonts w:ascii="Courier New" w:eastAsia="宋体" w:hAnsi="Courier New" w:cs="Courier New" w:hint="eastAsia"/>
          <w:sz w:val="18"/>
          <w:szCs w:val="18"/>
        </w:rPr>
        <w:t>输入字符串</w:t>
      </w:r>
      <w:r w:rsidRPr="00942E4B">
        <w:rPr>
          <w:rFonts w:ascii="Courier New" w:eastAsia="宋体" w:hAnsi="Courier New" w:cs="Courier New" w:hint="eastAsia"/>
          <w:sz w:val="18"/>
          <w:szCs w:val="18"/>
        </w:rPr>
        <w:t>1</w:t>
      </w:r>
      <w:r w:rsidRPr="00942E4B">
        <w:rPr>
          <w:rFonts w:ascii="Courier New" w:eastAsia="宋体" w:hAnsi="Courier New" w:cs="Courier New" w:hint="eastAsia"/>
          <w:sz w:val="18"/>
          <w:szCs w:val="18"/>
        </w:rPr>
        <w:t>为：</w:t>
      </w:r>
      <w:r w:rsidRPr="00942E4B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150FFD" w:rsidRPr="00942E4B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942E4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942E4B">
        <w:rPr>
          <w:rFonts w:ascii="Courier New" w:eastAsia="宋体" w:hAnsi="Courier New" w:cs="Courier New" w:hint="eastAsia"/>
          <w:sz w:val="18"/>
          <w:szCs w:val="18"/>
        </w:rPr>
        <w:t>输入字符串</w:t>
      </w:r>
      <w:r w:rsidRPr="00942E4B">
        <w:rPr>
          <w:rFonts w:ascii="Courier New" w:eastAsia="宋体" w:hAnsi="Courier New" w:cs="Courier New" w:hint="eastAsia"/>
          <w:sz w:val="18"/>
          <w:szCs w:val="18"/>
        </w:rPr>
        <w:t>2</w:t>
      </w:r>
      <w:r w:rsidRPr="00942E4B">
        <w:rPr>
          <w:rFonts w:ascii="Courier New" w:eastAsia="宋体" w:hAnsi="Courier New" w:cs="Courier New" w:hint="eastAsia"/>
          <w:sz w:val="18"/>
          <w:szCs w:val="18"/>
        </w:rPr>
        <w:t>为：</w:t>
      </w:r>
      <w:r w:rsidRPr="00942E4B">
        <w:rPr>
          <w:rFonts w:ascii="Courier New" w:eastAsia="宋体" w:hAnsi="Courier New" w:cs="Courier New" w:hint="eastAsia"/>
          <w:sz w:val="18"/>
          <w:szCs w:val="18"/>
        </w:rPr>
        <w:t>",t)</w:t>
      </w:r>
    </w:p>
    <w:p w:rsidR="00150FFD" w:rsidRPr="00942E4B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942E4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942E4B">
        <w:rPr>
          <w:rFonts w:ascii="Courier New" w:eastAsia="宋体" w:hAnsi="Courier New" w:cs="Courier New" w:hint="eastAsia"/>
          <w:sz w:val="18"/>
          <w:szCs w:val="18"/>
        </w:rPr>
        <w:t>输出插入字符为：</w:t>
      </w:r>
      <w:r w:rsidRPr="00942E4B">
        <w:rPr>
          <w:rFonts w:ascii="Courier New" w:eastAsia="宋体" w:hAnsi="Courier New" w:cs="Courier New" w:hint="eastAsia"/>
          <w:sz w:val="18"/>
          <w:szCs w:val="18"/>
        </w:rPr>
        <w:t>",s.findTheDifference(n,t))</w:t>
      </w:r>
    </w:p>
    <w:p w:rsidR="00150FFD" w:rsidRDefault="00150FF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4" w:name="_Toc10452772"/>
      <w:bookmarkStart w:id="95" w:name="_Toc17299443"/>
      <w:bookmarkStart w:id="96" w:name="_Toc17300517"/>
      <w:bookmarkStart w:id="97" w:name="_Toc1730082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313C5B">
        <w:rPr>
          <w:rFonts w:ascii="黑体" w:eastAsia="黑体" w:hAnsi="宋体" w:cs="Times New Roman"/>
          <w:bCs/>
          <w:sz w:val="28"/>
          <w:szCs w:val="28"/>
        </w:rPr>
        <w:t>21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第k个组合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94"/>
      <w:bookmarkEnd w:id="95"/>
      <w:bookmarkEnd w:id="96"/>
      <w:bookmarkEnd w:id="97"/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代表寻找的组数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代表有多少人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返回值是一个列表，是目标</w:t>
      </w:r>
      <w:ins w:id="98" w:author="Windows 用户" w:date="2019-05-18T20:54:00Z">
        <w:r w:rsidR="00424709">
          <w:rPr>
            <w:rFonts w:ascii="Courier New" w:eastAsia="宋体" w:hAnsi="Courier New" w:cs="Courier New" w:hint="eastAsia"/>
            <w:sz w:val="18"/>
            <w:szCs w:val="18"/>
          </w:rPr>
          <w:t>数</w:t>
        </w:r>
      </w:ins>
      <w:r>
        <w:rPr>
          <w:rFonts w:ascii="Courier New" w:eastAsia="宋体" w:hAnsi="Courier New" w:cs="Courier New" w:hint="eastAsia"/>
          <w:sz w:val="18"/>
          <w:szCs w:val="18"/>
        </w:rPr>
        <w:t>组</w:t>
      </w:r>
      <w:del w:id="99" w:author="Windows 用户" w:date="2019-05-18T20:54:00Z">
        <w:r w:rsidDel="00424709">
          <w:rPr>
            <w:rFonts w:ascii="Courier New" w:eastAsia="宋体" w:hAnsi="Courier New" w:cs="Courier New" w:hint="eastAsia"/>
            <w:sz w:val="18"/>
            <w:szCs w:val="18"/>
          </w:rPr>
          <w:delText>数</w:delText>
        </w:r>
      </w:del>
      <w:r>
        <w:rPr>
          <w:rFonts w:ascii="Courier New" w:eastAsia="宋体" w:hAnsi="Courier New" w:cs="Courier New" w:hint="eastAsia"/>
          <w:sz w:val="18"/>
          <w:szCs w:val="18"/>
        </w:rPr>
        <w:t>里的按序排列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getCombination(self, n, k):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 = [[0] * (n + 1) for _ in range(n + 1)]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 + 1):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C[i][0] 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C[i][i] 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# Compute C(m, n) using C(m, n) = C(m-1, n-1)+C(m-1, n).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 + 1):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range(1, i):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C[i][j] = C[i - 1][j - 1] + C[i - 1][j]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[]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curr_index 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 // 2 + 1):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base = C[n - curr_index][n // 2 - i]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# Search for next digit in ans.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k &gt; base: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curr_index = curr_index + 1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base = base + C[n - curr_index][n // 2 - i]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base = base - C[n - curr_index][n // 2 - i]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k = k - base;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ans.append(curr_index)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curr_index = curr_index + 1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 = 8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 = 11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人数为：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n, " </w:t>
      </w:r>
      <w:r>
        <w:rPr>
          <w:rFonts w:ascii="Courier New" w:eastAsia="宋体" w:hAnsi="Courier New" w:cs="Courier New" w:hint="eastAsia"/>
          <w:sz w:val="18"/>
          <w:szCs w:val="18"/>
        </w:rPr>
        <w:t>找第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组：</w:t>
      </w:r>
      <w:r>
        <w:rPr>
          <w:rFonts w:ascii="Courier New" w:eastAsia="宋体" w:hAnsi="Courier New" w:cs="Courier New" w:hint="eastAsia"/>
          <w:sz w:val="18"/>
          <w:szCs w:val="18"/>
        </w:rPr>
        <w:t>", k)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第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组为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solution.getCombination(n, k)) </w:t>
      </w:r>
    </w:p>
    <w:p w:rsidR="00C827BF" w:rsidRDefault="00C827BF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0" w:name="_Toc10452773"/>
      <w:bookmarkStart w:id="101" w:name="_Toc17299444"/>
      <w:bookmarkStart w:id="102" w:name="_Toc17300518"/>
      <w:bookmarkStart w:id="103" w:name="_Toc17300826"/>
      <w:r>
        <w:rPr>
          <w:rFonts w:ascii="黑体" w:eastAsia="黑体" w:hAnsi="宋体" w:cs="Times New Roman"/>
          <w:bCs/>
          <w:sz w:val="28"/>
          <w:szCs w:val="28"/>
        </w:rPr>
        <w:t>【例</w:t>
      </w:r>
      <w:r>
        <w:rPr>
          <w:rFonts w:ascii="黑体" w:eastAsia="黑体" w:hAnsi="宋体" w:cs="Times New Roman" w:hint="eastAsia"/>
          <w:bCs/>
          <w:sz w:val="28"/>
          <w:szCs w:val="28"/>
        </w:rPr>
        <w:t>22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 xml:space="preserve">平面列表 </w:t>
      </w:r>
      <w:r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826CA9" w:rsidRPr="00826CA9">
        <w:rPr>
          <w:rFonts w:ascii="黑体" w:eastAsia="黑体" w:hAnsi="宋体" w:cs="Times New Roman" w:hint="eastAsia"/>
          <w:bCs/>
          <w:sz w:val="28"/>
          <w:szCs w:val="28"/>
        </w:rPr>
        <w:t>难度等级★</w:t>
      </w:r>
      <w:bookmarkEnd w:id="100"/>
      <w:bookmarkEnd w:id="101"/>
      <w:bookmarkEnd w:id="102"/>
      <w:bookmarkEnd w:id="103"/>
    </w:p>
    <w:p w:rsidR="00C827BF" w:rsidRDefault="00C827BF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Solution(object):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nestedList</w:t>
      </w:r>
      <w:r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>一个列表，列表中的每个元素都可以是一个列表或整数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返回值：一个整数列表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flatten(self, nestedList):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stack = [nestedList]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flatten_list = []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stack: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top = stack.pop()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isinstance(top, list):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for elem in reversed(top):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stack.append(elem)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else: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flatten_list.append(top)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flatten_list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C827BF" w:rsidRPr="00164F5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 w:rsidRPr="00164F5F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C827BF" w:rsidRPr="00164F5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 w:rsidRPr="00164F5F">
        <w:rPr>
          <w:rFonts w:ascii="Courier New" w:eastAsia="宋体" w:hAnsi="Courier New" w:cs="Courier New"/>
          <w:sz w:val="18"/>
          <w:szCs w:val="18"/>
        </w:rPr>
        <w:t xml:space="preserve">    nums = [[1,2],2,[1,1,3]]</w:t>
      </w:r>
    </w:p>
    <w:p w:rsidR="00C827BF" w:rsidRPr="00164F5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 w:rsidRPr="00164F5F">
        <w:rPr>
          <w:rFonts w:ascii="Courier New" w:eastAsia="宋体" w:hAnsi="Courier New" w:cs="Courier New"/>
          <w:sz w:val="18"/>
          <w:szCs w:val="18"/>
        </w:rPr>
        <w:t xml:space="preserve">    flatten_list = solution.flatten(nums)</w:t>
      </w:r>
    </w:p>
    <w:p w:rsidR="00C827BF" w:rsidRPr="00164F5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 w:rsidRPr="00164F5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64F5F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164F5F">
        <w:rPr>
          <w:rFonts w:ascii="Courier New" w:eastAsia="宋体" w:hAnsi="Courier New" w:cs="Courier New" w:hint="eastAsia"/>
          <w:sz w:val="18"/>
          <w:szCs w:val="18"/>
        </w:rPr>
        <w:t>", nums)</w:t>
      </w:r>
    </w:p>
    <w:p w:rsidR="00C827BF" w:rsidRDefault="00C827BF" w:rsidP="008F25D0">
      <w:pPr>
        <w:rPr>
          <w:rFonts w:ascii="Courier New" w:eastAsia="宋体" w:hAnsi="Courier New" w:cs="Courier New"/>
          <w:sz w:val="18"/>
          <w:szCs w:val="18"/>
        </w:rPr>
      </w:pPr>
      <w:r w:rsidRPr="00164F5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64F5F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164F5F">
        <w:rPr>
          <w:rFonts w:ascii="Courier New" w:eastAsia="宋体" w:hAnsi="Courier New" w:cs="Courier New" w:hint="eastAsia"/>
          <w:sz w:val="18"/>
          <w:szCs w:val="18"/>
        </w:rPr>
        <w:t>", flatten_list)</w:t>
      </w:r>
    </w:p>
    <w:p w:rsidR="008C601E" w:rsidRDefault="008C601E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4" w:name="_Toc10452774"/>
      <w:bookmarkStart w:id="105" w:name="_Toc17299445"/>
      <w:bookmarkStart w:id="106" w:name="_Toc17300519"/>
      <w:bookmarkStart w:id="107" w:name="_Toc1730082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424709">
        <w:rPr>
          <w:rFonts w:ascii="黑体" w:eastAsia="黑体" w:hAnsi="宋体" w:cs="Times New Roman"/>
          <w:bCs/>
          <w:sz w:val="28"/>
          <w:szCs w:val="28"/>
        </w:rPr>
        <w:t>23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子域名访问计数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04"/>
      <w:bookmarkEnd w:id="105"/>
      <w:bookmarkEnd w:id="106"/>
      <w:bookmarkEnd w:id="107"/>
    </w:p>
    <w:p w:rsidR="008C601E" w:rsidRDefault="008C601E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2.问题示例</w:t>
      </w:r>
    </w:p>
    <w:p w:rsidR="008C601E" w:rsidRDefault="008C601E" w:rsidP="008F25D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例如，输入</w:t>
      </w:r>
      <w:r>
        <w:rPr>
          <w:rFonts w:ascii="Times New Roman" w:eastAsia="宋体" w:hAnsi="Times New Roman" w:cs="Times New Roman"/>
          <w:szCs w:val="21"/>
        </w:rPr>
        <w:t xml:space="preserve">["9001 </w:t>
      </w:r>
      <w:r>
        <w:rPr>
          <w:rFonts w:ascii="Times New Roman" w:eastAsia="宋体" w:hAnsi="Times New Roman" w:cs="Times New Roman" w:hint="eastAsia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chool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bupt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edu"]</w:t>
      </w:r>
      <w:r>
        <w:rPr>
          <w:rFonts w:ascii="Times New Roman" w:eastAsia="宋体" w:hAnsi="Times New Roman" w:cs="Times New Roman" w:hint="eastAsia"/>
          <w:szCs w:val="21"/>
        </w:rPr>
        <w:t>，输出</w:t>
      </w:r>
      <w:r>
        <w:rPr>
          <w:rFonts w:ascii="Times New Roman" w:eastAsia="宋体" w:hAnsi="Times New Roman" w:cs="Times New Roman"/>
          <w:szCs w:val="21"/>
        </w:rPr>
        <w:t xml:space="preserve">["9001 </w:t>
      </w:r>
      <w:r>
        <w:rPr>
          <w:rFonts w:ascii="Times New Roman" w:eastAsia="宋体" w:hAnsi="Times New Roman" w:cs="Times New Roman" w:hint="eastAsia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chool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bupt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edu", "9001 bupt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edu", "9001 </w:t>
      </w:r>
      <w:r>
        <w:rPr>
          <w:rFonts w:ascii="Times New Roman" w:eastAsia="宋体" w:hAnsi="Times New Roman" w:cs="Times New Roman" w:hint="eastAsia"/>
          <w:szCs w:val="21"/>
        </w:rPr>
        <w:t>ed</w:t>
      </w:r>
      <w:r>
        <w:rPr>
          <w:rFonts w:ascii="Times New Roman" w:eastAsia="宋体" w:hAnsi="Times New Roman" w:cs="Times New Roman"/>
          <w:szCs w:val="21"/>
        </w:rPr>
        <w:t>u"]</w:t>
      </w:r>
      <w:r>
        <w:rPr>
          <w:rFonts w:ascii="Times New Roman" w:eastAsia="宋体" w:hAnsi="Times New Roman" w:cs="Times New Roman" w:hint="eastAsia"/>
          <w:szCs w:val="21"/>
        </w:rPr>
        <w:t>，只有一个域名：</w:t>
      </w:r>
      <w:r>
        <w:rPr>
          <w:rFonts w:ascii="Times New Roman" w:eastAsia="宋体" w:hAnsi="Times New Roman" w:cs="Times New Roman" w:hint="eastAsia"/>
          <w:szCs w:val="21"/>
        </w:rPr>
        <w:t>"s</w:t>
      </w:r>
      <w:r>
        <w:rPr>
          <w:rFonts w:ascii="Times New Roman" w:eastAsia="宋体" w:hAnsi="Times New Roman" w:cs="Times New Roman"/>
          <w:szCs w:val="21"/>
        </w:rPr>
        <w:t>chool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bupt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edu</w:t>
      </w:r>
      <w:r>
        <w:rPr>
          <w:rFonts w:ascii="Times New Roman" w:eastAsia="宋体" w:hAnsi="Times New Roman" w:cs="Times New Roman" w:hint="eastAsia"/>
          <w:szCs w:val="21"/>
        </w:rPr>
        <w:t>"</w:t>
      </w:r>
      <w:r>
        <w:rPr>
          <w:rFonts w:ascii="Times New Roman" w:eastAsia="宋体" w:hAnsi="Times New Roman" w:cs="Times New Roman" w:hint="eastAsia"/>
          <w:szCs w:val="21"/>
        </w:rPr>
        <w:t>，如题所述，子域名</w:t>
      </w:r>
      <w:r>
        <w:rPr>
          <w:rFonts w:ascii="Times New Roman" w:eastAsia="宋体" w:hAnsi="Times New Roman" w:cs="Times New Roman" w:hint="eastAsia"/>
          <w:szCs w:val="21"/>
        </w:rPr>
        <w:t>"bupt</w:t>
      </w:r>
      <w:r>
        <w:rPr>
          <w:rFonts w:ascii="Times New Roman" w:eastAsia="宋体" w:hAnsi="Times New Roman" w:cs="Times New Roman"/>
          <w:szCs w:val="21"/>
        </w:rPr>
        <w:t>.edu</w:t>
      </w:r>
      <w:r>
        <w:rPr>
          <w:rFonts w:ascii="Times New Roman" w:eastAsia="宋体" w:hAnsi="Times New Roman" w:cs="Times New Roman" w:hint="eastAsia"/>
          <w:szCs w:val="21"/>
        </w:rPr>
        <w:t>"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"</w:t>
      </w:r>
      <w:r>
        <w:rPr>
          <w:rFonts w:ascii="Times New Roman" w:eastAsia="宋体" w:hAnsi="Times New Roman" w:cs="Times New Roman"/>
          <w:szCs w:val="21"/>
        </w:rPr>
        <w:t>edu</w:t>
      </w:r>
      <w:r>
        <w:rPr>
          <w:rFonts w:ascii="Times New Roman" w:eastAsia="宋体" w:hAnsi="Times New Roman" w:cs="Times New Roman" w:hint="eastAsia"/>
          <w:szCs w:val="21"/>
        </w:rPr>
        <w:t>"</w:t>
      </w:r>
      <w:r>
        <w:rPr>
          <w:rFonts w:ascii="Times New Roman" w:eastAsia="宋体" w:hAnsi="Times New Roman" w:cs="Times New Roman" w:hint="eastAsia"/>
          <w:szCs w:val="21"/>
        </w:rPr>
        <w:t>也会被访问，</w:t>
      </w:r>
      <w:r>
        <w:rPr>
          <w:rFonts w:ascii="Times New Roman" w:eastAsia="宋体" w:hAnsi="Times New Roman" w:cs="Times New Roman" w:hint="eastAsia"/>
          <w:szCs w:val="21"/>
        </w:rPr>
        <w:lastRenderedPageBreak/>
        <w:t>所以要访问</w:t>
      </w:r>
      <w:r>
        <w:rPr>
          <w:rFonts w:ascii="Times New Roman" w:eastAsia="宋体" w:hAnsi="Times New Roman" w:cs="Times New Roman" w:hint="eastAsia"/>
          <w:szCs w:val="21"/>
        </w:rPr>
        <w:t>9001</w:t>
      </w:r>
      <w:r>
        <w:rPr>
          <w:rFonts w:ascii="Times New Roman" w:eastAsia="宋体" w:hAnsi="Times New Roman" w:cs="Times New Roman" w:hint="eastAsia"/>
          <w:szCs w:val="21"/>
        </w:rPr>
        <w:t>次。</w:t>
      </w:r>
    </w:p>
    <w:p w:rsidR="008C601E" w:rsidRDefault="008C601E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>class Solution: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# </w:t>
      </w:r>
      <w:r w:rsidRPr="00693376">
        <w:rPr>
          <w:rFonts w:ascii="Courier New" w:hAnsi="Courier New" w:cs="Courier New"/>
          <w:sz w:val="18"/>
          <w:szCs w:val="18"/>
        </w:rPr>
        <w:t>利用</w:t>
      </w:r>
      <w:r w:rsidRPr="00693376">
        <w:rPr>
          <w:rFonts w:ascii="Courier New" w:hAnsi="Courier New" w:cs="Courier New"/>
          <w:sz w:val="18"/>
          <w:szCs w:val="18"/>
        </w:rPr>
        <w:t>hash</w:t>
      </w:r>
      <w:r w:rsidRPr="00693376">
        <w:rPr>
          <w:rFonts w:ascii="Courier New" w:hAnsi="Courier New" w:cs="Courier New"/>
          <w:sz w:val="18"/>
          <w:szCs w:val="18"/>
        </w:rPr>
        <w:t>表，对子域名计数。注意对字符串的划分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def subdomainVisits(self, cpdomains):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count = {}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for domain in cpdomains: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    visits = int(domain.split()[0])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    domain_segments = domain.split()[1].split('.')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    top_level_domain = domain_segments[-1]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    sec_level_domain = domain_segments[-2] + '.' + domain_segments[-1]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    count[top_level_domain] = count[top_level_domain] + visits if top_level_domain in count.keys() else visits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    count[sec_level_domain] = count[sec_level_domain] + visits if sec_level_domain in count.keys() else visits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    if domain.count('.') == 2: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        count[domain.split()[1]] = count[domain.split()[1]] + visits if domain.split()[1] in count.keys() else visits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    return [str(v) + ' ' + k for k,v in count.items()]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>if __name__ == '__main__':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inputnum=["1201 school.bupt.edu"]</w:t>
      </w:r>
    </w:p>
    <w:p w:rsidR="008C601E" w:rsidRPr="0069337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print("</w:t>
      </w:r>
      <w:r w:rsidRPr="00693376">
        <w:rPr>
          <w:rFonts w:ascii="Courier New" w:hAnsi="Courier New" w:cs="Courier New"/>
          <w:sz w:val="18"/>
          <w:szCs w:val="18"/>
        </w:rPr>
        <w:t>输入为：</w:t>
      </w:r>
      <w:r w:rsidRPr="00693376">
        <w:rPr>
          <w:rFonts w:ascii="Courier New" w:hAnsi="Courier New" w:cs="Courier New"/>
          <w:sz w:val="18"/>
          <w:szCs w:val="18"/>
        </w:rPr>
        <w:t>",inputnum)</w:t>
      </w:r>
    </w:p>
    <w:p w:rsidR="008C601E" w:rsidRDefault="008C601E" w:rsidP="000669EA">
      <w:pPr>
        <w:pStyle w:val="HTML"/>
        <w:shd w:val="clear" w:color="auto" w:fill="FFFFFF"/>
        <w:rPr>
          <w:rFonts w:ascii="黑体" w:eastAsia="黑体" w:hAnsi="等线 Light" w:hint="default"/>
          <w:bCs/>
        </w:rPr>
      </w:pPr>
      <w:r w:rsidRPr="00693376">
        <w:rPr>
          <w:rFonts w:ascii="Courier New" w:hAnsi="Courier New" w:cs="Courier New"/>
          <w:sz w:val="18"/>
          <w:szCs w:val="18"/>
        </w:rPr>
        <w:t xml:space="preserve">    print("</w:t>
      </w:r>
      <w:r w:rsidRPr="00693376">
        <w:rPr>
          <w:rFonts w:ascii="Courier New" w:hAnsi="Courier New" w:cs="Courier New"/>
          <w:sz w:val="18"/>
          <w:szCs w:val="18"/>
        </w:rPr>
        <w:t>输入为：</w:t>
      </w:r>
      <w:r w:rsidRPr="00693376">
        <w:rPr>
          <w:rFonts w:ascii="Courier New" w:hAnsi="Courier New" w:cs="Courier New"/>
          <w:sz w:val="18"/>
          <w:szCs w:val="18"/>
        </w:rPr>
        <w:t>",solution.subdomainVisits(inputnum))</w:t>
      </w:r>
      <w:r w:rsidRPr="00693376">
        <w:rPr>
          <w:rFonts w:ascii="Courier New" w:hAnsi="Courier New" w:cs="Courier New"/>
          <w:sz w:val="18"/>
          <w:szCs w:val="18"/>
        </w:rPr>
        <w:br/>
      </w:r>
      <w:r>
        <w:rPr>
          <w:rFonts w:ascii="黑体" w:eastAsia="黑体" w:hAnsi="等线 Light"/>
          <w:bCs/>
        </w:rPr>
        <w:t>4.运行结果</w:t>
      </w:r>
    </w:p>
    <w:p w:rsidR="008C601E" w:rsidRDefault="008C601E" w:rsidP="008F25D0">
      <w:pPr>
        <w:pStyle w:val="ae"/>
      </w:pPr>
      <w:r>
        <w:rPr>
          <w:rFonts w:hint="eastAsia"/>
        </w:rPr>
        <w:t>输入为：</w:t>
      </w:r>
      <w:r>
        <w:rPr>
          <w:rFonts w:hint="eastAsia"/>
        </w:rPr>
        <w:t xml:space="preserve"> ['1201 school.bupt.edu']</w:t>
      </w:r>
    </w:p>
    <w:p w:rsidR="008C601E" w:rsidRDefault="008C601E" w:rsidP="008F25D0">
      <w:pPr>
        <w:pStyle w:val="ae"/>
      </w:pPr>
      <w:r>
        <w:rPr>
          <w:rFonts w:hint="eastAsia"/>
        </w:rPr>
        <w:t>输入为：</w:t>
      </w:r>
      <w:r>
        <w:rPr>
          <w:rFonts w:hint="eastAsia"/>
        </w:rPr>
        <w:t xml:space="preserve"> ['1201 edu', '1201 bupt.edu', '1201 school.bupt.edu']</w:t>
      </w:r>
    </w:p>
    <w:p w:rsidR="00150FFD" w:rsidRDefault="00150FF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8" w:name="_Toc10452775"/>
      <w:bookmarkStart w:id="109" w:name="_Toc17299446"/>
      <w:bookmarkStart w:id="110" w:name="_Toc17300520"/>
      <w:bookmarkStart w:id="111" w:name="_Toc1730082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114BD9">
        <w:rPr>
          <w:rFonts w:ascii="黑体" w:eastAsia="黑体" w:hAnsi="宋体" w:cs="Times New Roman"/>
          <w:bCs/>
          <w:sz w:val="28"/>
          <w:szCs w:val="28"/>
        </w:rPr>
        <w:t>24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最长A</w:t>
      </w:r>
      <w:r>
        <w:rPr>
          <w:rFonts w:ascii="黑体" w:eastAsia="黑体" w:hAnsi="宋体" w:cs="Times New Roman"/>
          <w:bCs/>
          <w:sz w:val="28"/>
          <w:szCs w:val="28"/>
        </w:rPr>
        <w:t>B</w:t>
      </w:r>
      <w:r>
        <w:rPr>
          <w:rFonts w:ascii="黑体" w:eastAsia="黑体" w:hAnsi="宋体" w:cs="Times New Roman" w:hint="eastAsia"/>
          <w:bCs/>
          <w:sz w:val="28"/>
          <w:szCs w:val="28"/>
        </w:rPr>
        <w:t>子串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08"/>
      <w:bookmarkEnd w:id="109"/>
      <w:bookmarkEnd w:id="110"/>
      <w:bookmarkEnd w:id="111"/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是待查字符串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返回值是一个整数，是最大字符串长度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getAns(self, S):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arr = [0 for i in range(len(S))]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sets = {}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S[0] == 'A':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arr[0] 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sets[1] = 0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else: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arr[0] = -1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sets[-1] = 0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len(S)):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S[i] == 'A':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arr[i] = arr[i - 1] + 1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arr[i] == 0: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 = i + 1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continue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arr[i] in sets: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 = max(ans, i - sets[arr[i]])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sets[arr[i]] = i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arr[i] = arr[i - 1] - 1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arr[i] == 0: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 = i + 1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continue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arr[i] in sets: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 = max(ans, i - sets[arr[i]])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sets[arr[i]] = i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 = "ABABAB"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AB</w:t>
      </w:r>
      <w:r>
        <w:rPr>
          <w:rFonts w:ascii="Courier New" w:eastAsia="宋体" w:hAnsi="Courier New" w:cs="Courier New" w:hint="eastAsia"/>
          <w:sz w:val="18"/>
          <w:szCs w:val="18"/>
        </w:rPr>
        <w:t>字符串为：</w:t>
      </w:r>
      <w:r>
        <w:rPr>
          <w:rFonts w:ascii="Courier New" w:eastAsia="宋体" w:hAnsi="Courier New" w:cs="Courier New" w:hint="eastAsia"/>
          <w:sz w:val="18"/>
          <w:szCs w:val="18"/>
        </w:rPr>
        <w:t>", S)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最长</w:t>
      </w:r>
      <w:r>
        <w:rPr>
          <w:rFonts w:ascii="Courier New" w:eastAsia="宋体" w:hAnsi="Courier New" w:cs="Courier New" w:hint="eastAsia"/>
          <w:sz w:val="18"/>
          <w:szCs w:val="18"/>
        </w:rPr>
        <w:t>AB</w:t>
      </w:r>
      <w:r>
        <w:rPr>
          <w:rFonts w:ascii="Courier New" w:eastAsia="宋体" w:hAnsi="Courier New" w:cs="Courier New" w:hint="eastAsia"/>
          <w:sz w:val="18"/>
          <w:szCs w:val="18"/>
        </w:rPr>
        <w:t>出现次数相同的子字符串长度是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solution.getAns(S)) </w:t>
      </w:r>
    </w:p>
    <w:p w:rsidR="00150FFD" w:rsidRDefault="00150FF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2" w:name="_Toc10452776"/>
      <w:bookmarkStart w:id="113" w:name="_Toc17299447"/>
      <w:bookmarkStart w:id="114" w:name="_Toc17300521"/>
      <w:bookmarkStart w:id="115" w:name="_Toc1730082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114BD9">
        <w:rPr>
          <w:rFonts w:ascii="黑体" w:eastAsia="黑体" w:hAnsi="宋体" w:cs="Times New Roman"/>
          <w:bCs/>
          <w:sz w:val="28"/>
          <w:szCs w:val="28"/>
        </w:rPr>
        <w:t>2</w:t>
      </w:r>
      <w:r>
        <w:rPr>
          <w:rFonts w:ascii="黑体" w:eastAsia="黑体" w:hAnsi="宋体" w:cs="Times New Roman" w:hint="eastAsia"/>
          <w:bCs/>
          <w:sz w:val="28"/>
          <w:szCs w:val="28"/>
        </w:rPr>
        <w:t>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删除字符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12"/>
      <w:bookmarkEnd w:id="113"/>
      <w:bookmarkEnd w:id="114"/>
      <w:bookmarkEnd w:id="115"/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是待删除字符的原字符串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t</w:t>
      </w:r>
      <w:r>
        <w:rPr>
          <w:rFonts w:ascii="Courier New" w:eastAsia="宋体" w:hAnsi="Courier New" w:cs="Courier New" w:hint="eastAsia"/>
          <w:sz w:val="18"/>
          <w:szCs w:val="18"/>
        </w:rPr>
        <w:t>是目标字符串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114BD9">
        <w:rPr>
          <w:rFonts w:ascii="Courier New" w:eastAsia="宋体" w:hAnsi="Courier New" w:cs="Courier New" w:hint="eastAsia"/>
          <w:sz w:val="18"/>
          <w:szCs w:val="18"/>
        </w:rPr>
        <w:t>返回值是一个布尔值，意为能否</w:t>
      </w:r>
      <w:r>
        <w:rPr>
          <w:rFonts w:ascii="Courier New" w:eastAsia="宋体" w:hAnsi="Courier New" w:cs="Courier New" w:hint="eastAsia"/>
          <w:sz w:val="18"/>
          <w:szCs w:val="18"/>
        </w:rPr>
        <w:t>由</w:t>
      </w: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删除一些字符得到</w:t>
      </w:r>
      <w:r>
        <w:rPr>
          <w:rFonts w:ascii="Courier New" w:eastAsia="宋体" w:hAnsi="Courier New" w:cs="Courier New" w:hint="eastAsia"/>
          <w:sz w:val="18"/>
          <w:szCs w:val="18"/>
        </w:rPr>
        <w:t>t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canGetString(self, s, t):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pos = 0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x in t: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pos &lt; len(s) and s[pos] != x: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pos +=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pos == len(s):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False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pos +=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True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s="abc"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t="c"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原</w:t>
      </w:r>
      <w:r>
        <w:rPr>
          <w:rFonts w:ascii="Courier New" w:eastAsia="宋体" w:hAnsi="Courier New" w:cs="Courier New" w:hint="eastAsia"/>
          <w:sz w:val="18"/>
          <w:szCs w:val="18"/>
        </w:rPr>
        <w:t>string</w:t>
      </w:r>
      <w:r>
        <w:rPr>
          <w:rFonts w:ascii="Courier New" w:eastAsia="宋体" w:hAnsi="Courier New" w:cs="Courier New" w:hint="eastAsia"/>
          <w:sz w:val="18"/>
          <w:szCs w:val="18"/>
        </w:rPr>
        <w:t>和目标</w:t>
      </w:r>
      <w:r>
        <w:rPr>
          <w:rFonts w:ascii="Courier New" w:eastAsia="宋体" w:hAnsi="Courier New" w:cs="Courier New" w:hint="eastAsia"/>
          <w:sz w:val="18"/>
          <w:szCs w:val="18"/>
        </w:rPr>
        <w:t>string</w:t>
      </w:r>
      <w:r>
        <w:rPr>
          <w:rFonts w:ascii="Courier New" w:eastAsia="宋体" w:hAnsi="Courier New" w:cs="Courier New" w:hint="eastAsia"/>
          <w:sz w:val="18"/>
          <w:szCs w:val="18"/>
        </w:rPr>
        <w:t>分别为：</w:t>
      </w:r>
      <w:r>
        <w:rPr>
          <w:rFonts w:ascii="Courier New" w:eastAsia="宋体" w:hAnsi="Courier New" w:cs="Courier New" w:hint="eastAsia"/>
          <w:sz w:val="18"/>
          <w:szCs w:val="18"/>
        </w:rPr>
        <w:t>", s, t)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能否实现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solution.canGetString(s, t)) </w:t>
      </w:r>
    </w:p>
    <w:p w:rsidR="008C601E" w:rsidRDefault="008C601E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6" w:name="_Toc10452777"/>
      <w:bookmarkStart w:id="117" w:name="_Toc17299448"/>
      <w:bookmarkStart w:id="118" w:name="_Toc17300522"/>
      <w:bookmarkStart w:id="119" w:name="_Toc1730083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114BD9">
        <w:rPr>
          <w:rFonts w:ascii="黑体" w:eastAsia="黑体" w:hAnsi="宋体" w:cs="Times New Roman"/>
          <w:bCs/>
          <w:sz w:val="28"/>
          <w:szCs w:val="28"/>
        </w:rPr>
        <w:t>26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字符串写入的行数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16"/>
      <w:bookmarkEnd w:id="117"/>
      <w:bookmarkEnd w:id="118"/>
      <w:bookmarkEnd w:id="119"/>
    </w:p>
    <w:p w:rsidR="008C601E" w:rsidRDefault="008C601E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>class Solution(object):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def numberOfLines(self, widths, S):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</w:t>
      </w:r>
      <w:r>
        <w:rPr>
          <w:rFonts w:ascii="Courier New" w:hAnsi="Courier New" w:cs="Courier New" w:hint="default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参数</w:t>
      </w:r>
      <w:r w:rsidRPr="00CF6F38">
        <w:rPr>
          <w:rFonts w:ascii="Courier New" w:hAnsi="Courier New" w:cs="Courier New"/>
          <w:sz w:val="18"/>
          <w:szCs w:val="18"/>
        </w:rPr>
        <w:t>widths</w:t>
      </w:r>
      <w:r>
        <w:rPr>
          <w:rFonts w:ascii="Courier New" w:hAnsi="Courier New" w:cs="Courier New"/>
          <w:sz w:val="18"/>
          <w:szCs w:val="18"/>
        </w:rPr>
        <w:t>为数组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参数</w:t>
      </w:r>
      <w:r w:rsidRPr="00CF6F38">
        <w:rPr>
          <w:rFonts w:ascii="Courier New" w:hAnsi="Courier New" w:cs="Courier New"/>
          <w:sz w:val="18"/>
          <w:szCs w:val="18"/>
        </w:rPr>
        <w:t>S</w:t>
      </w:r>
      <w:r>
        <w:rPr>
          <w:rFonts w:ascii="Courier New" w:hAnsi="Courier New" w:cs="Courier New"/>
          <w:sz w:val="18"/>
          <w:szCs w:val="18"/>
        </w:rPr>
        <w:t>为字符串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返回数组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line = 1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space = 0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flag = False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for c in S: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    if flag: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        line += 1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        flag = False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    space += widths[ord(c) - 97]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    if space &gt; 100: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        line += 1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        space = widths[ord(c) - 97]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    elif space == 100: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        space = 0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        flag = True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    return [line, space]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>if __name__ == '__main__':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>width=[10,10,10,10,10,10,10,10,10,10,10,10,10,10,10,10,10,10,10,10,10,10,10,10,10,10]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s="abcdefghijklmnopqrstuvwxyz"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print("</w:t>
      </w:r>
      <w:r w:rsidRPr="00CF6F38">
        <w:rPr>
          <w:rFonts w:ascii="Courier New" w:hAnsi="Courier New" w:cs="Courier New"/>
          <w:sz w:val="18"/>
          <w:szCs w:val="18"/>
        </w:rPr>
        <w:t>输入字符宽度为：</w:t>
      </w:r>
      <w:r w:rsidRPr="00CF6F38">
        <w:rPr>
          <w:rFonts w:ascii="Courier New" w:hAnsi="Courier New" w:cs="Courier New"/>
          <w:sz w:val="18"/>
          <w:szCs w:val="18"/>
        </w:rPr>
        <w:t>",width)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print("</w:t>
      </w:r>
      <w:r w:rsidRPr="00CF6F38">
        <w:rPr>
          <w:rFonts w:ascii="Courier New" w:hAnsi="Courier New" w:cs="Courier New"/>
          <w:sz w:val="18"/>
          <w:szCs w:val="18"/>
        </w:rPr>
        <w:t>输入的字符串为：</w:t>
      </w:r>
      <w:r w:rsidRPr="00CF6F38">
        <w:rPr>
          <w:rFonts w:ascii="Courier New" w:hAnsi="Courier New" w:cs="Courier New"/>
          <w:sz w:val="18"/>
          <w:szCs w:val="18"/>
        </w:rPr>
        <w:t>",s)</w:t>
      </w:r>
    </w:p>
    <w:p w:rsidR="008C601E" w:rsidRPr="00CF6F38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F6F38">
        <w:rPr>
          <w:rFonts w:ascii="Courier New" w:hAnsi="Courier New" w:cs="Courier New"/>
          <w:sz w:val="18"/>
          <w:szCs w:val="18"/>
        </w:rPr>
        <w:t xml:space="preserve">    print("</w:t>
      </w:r>
      <w:r w:rsidRPr="00CF6F38">
        <w:rPr>
          <w:rFonts w:ascii="Courier New" w:hAnsi="Courier New" w:cs="Courier New"/>
          <w:sz w:val="18"/>
          <w:szCs w:val="18"/>
        </w:rPr>
        <w:t>输出为：</w:t>
      </w:r>
      <w:r w:rsidRPr="00CF6F38">
        <w:rPr>
          <w:rFonts w:ascii="Courier New" w:hAnsi="Courier New" w:cs="Courier New"/>
          <w:sz w:val="18"/>
          <w:szCs w:val="18"/>
        </w:rPr>
        <w:t>",solution.numberOfLines(width,s))</w:t>
      </w:r>
    </w:p>
    <w:p w:rsidR="008C601E" w:rsidRDefault="008C601E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0" w:name="_Toc10452778"/>
      <w:bookmarkStart w:id="121" w:name="_Toc17299449"/>
      <w:bookmarkStart w:id="122" w:name="_Toc17300523"/>
      <w:bookmarkStart w:id="123" w:name="_Toc17300831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114BD9">
        <w:rPr>
          <w:rFonts w:ascii="黑体" w:eastAsia="黑体" w:hAnsi="宋体" w:cs="Times New Roman"/>
          <w:bCs/>
          <w:sz w:val="28"/>
          <w:szCs w:val="28"/>
        </w:rPr>
        <w:t>27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独特的摩尔斯编码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20"/>
      <w:bookmarkEnd w:id="121"/>
      <w:bookmarkEnd w:id="122"/>
      <w:bookmarkEnd w:id="123"/>
    </w:p>
    <w:p w:rsidR="008C601E" w:rsidRDefault="008C601E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>class Solution: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def uniqueMorseRepresentations(self, words):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参数</w:t>
      </w:r>
      <w:r w:rsidRPr="00E06316">
        <w:rPr>
          <w:rFonts w:ascii="Courier New" w:hAnsi="Courier New" w:cs="Courier New"/>
          <w:sz w:val="18"/>
          <w:szCs w:val="18"/>
        </w:rPr>
        <w:t>words</w:t>
      </w:r>
      <w:r>
        <w:rPr>
          <w:rFonts w:ascii="Courier New" w:hAnsi="Courier New" w:cs="Courier New"/>
          <w:sz w:val="18"/>
          <w:szCs w:val="18"/>
        </w:rPr>
        <w:t>为列表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返回整数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# </w:t>
      </w:r>
      <w:r w:rsidRPr="00E06316">
        <w:rPr>
          <w:rFonts w:ascii="Courier New" w:hAnsi="Courier New" w:cs="Courier New"/>
          <w:sz w:val="18"/>
          <w:szCs w:val="18"/>
        </w:rPr>
        <w:t>用</w:t>
      </w:r>
      <w:r w:rsidRPr="00E06316">
        <w:rPr>
          <w:rFonts w:ascii="Courier New" w:hAnsi="Courier New" w:cs="Courier New"/>
          <w:sz w:val="18"/>
          <w:szCs w:val="18"/>
        </w:rPr>
        <w:t>set</w:t>
      </w:r>
      <w:r w:rsidRPr="00E06316">
        <w:rPr>
          <w:rFonts w:ascii="Courier New" w:hAnsi="Courier New" w:cs="Courier New"/>
          <w:sz w:val="18"/>
          <w:szCs w:val="18"/>
        </w:rPr>
        <w:t>保存出现过的摩斯码即可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morse = [".-","-...","-.-.","-..",".","..-.","--.","....","..",".---","-.-",".-..","--",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     "-.","---",".--.","--.-",".-.","...","-","..-","...-",".--","-..-","-.--","--.."]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s = set()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for word in words: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tmp = ''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for w in word: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    tmp += morse[ord(w) - 97]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s.add(tmp)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return len(s)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>if __name__ == '__main__':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inputnum=["gin", "zen", "gig", "msg"]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print("</w:t>
      </w:r>
      <w:r w:rsidRPr="00E06316">
        <w:rPr>
          <w:rFonts w:ascii="Courier New" w:hAnsi="Courier New" w:cs="Courier New"/>
          <w:sz w:val="18"/>
          <w:szCs w:val="18"/>
        </w:rPr>
        <w:t>输入为：</w:t>
      </w:r>
      <w:r w:rsidRPr="00E06316">
        <w:rPr>
          <w:rFonts w:ascii="Courier New" w:hAnsi="Courier New" w:cs="Courier New"/>
          <w:sz w:val="18"/>
          <w:szCs w:val="18"/>
        </w:rPr>
        <w:t>",inputnum)</w:t>
      </w:r>
    </w:p>
    <w:p w:rsidR="008C601E" w:rsidRPr="00E06316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print("</w:t>
      </w:r>
      <w:r w:rsidRPr="00E06316">
        <w:rPr>
          <w:rFonts w:ascii="Courier New" w:hAnsi="Courier New" w:cs="Courier New"/>
          <w:sz w:val="18"/>
          <w:szCs w:val="18"/>
        </w:rPr>
        <w:t>输出为：</w:t>
      </w:r>
      <w:r w:rsidRPr="00E06316">
        <w:rPr>
          <w:rFonts w:ascii="Courier New" w:hAnsi="Courier New" w:cs="Courier New"/>
          <w:sz w:val="18"/>
          <w:szCs w:val="18"/>
        </w:rPr>
        <w:t>",solution.uniqueMorseRepresentations(inputnum))</w:t>
      </w:r>
    </w:p>
    <w:p w:rsidR="000F546A" w:rsidRDefault="000F546A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4" w:name="_Toc10452779"/>
      <w:bookmarkStart w:id="125" w:name="_Toc17299450"/>
      <w:bookmarkStart w:id="126" w:name="_Toc17300524"/>
      <w:bookmarkStart w:id="127" w:name="_Toc1730083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8454AF">
        <w:rPr>
          <w:rFonts w:ascii="黑体" w:eastAsia="黑体" w:hAnsi="宋体" w:cs="Times New Roman"/>
          <w:bCs/>
          <w:sz w:val="28"/>
          <w:szCs w:val="28"/>
        </w:rPr>
        <w:t>28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 xml:space="preserve">比较字符串 </w:t>
      </w:r>
      <w:r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</w:t>
      </w:r>
      <w:bookmarkEnd w:id="124"/>
      <w:bookmarkEnd w:id="125"/>
      <w:bookmarkEnd w:id="126"/>
      <w:bookmarkEnd w:id="127"/>
    </w:p>
    <w:p w:rsidR="000F546A" w:rsidRDefault="000F546A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 : </w:t>
      </w:r>
      <w:bookmarkStart w:id="128" w:name="OLE_LINK1"/>
      <w:r>
        <w:rPr>
          <w:rFonts w:ascii="Courier New" w:eastAsia="宋体" w:hAnsi="Courier New" w:cs="Courier New" w:hint="eastAsia"/>
          <w:sz w:val="18"/>
          <w:szCs w:val="18"/>
        </w:rPr>
        <w:t>包括大写字母的字符串</w:t>
      </w:r>
      <w:bookmarkEnd w:id="128"/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B : </w:t>
      </w:r>
      <w:r>
        <w:rPr>
          <w:rFonts w:ascii="Courier New" w:eastAsia="宋体" w:hAnsi="Courier New" w:cs="Courier New" w:hint="eastAsia"/>
          <w:sz w:val="18"/>
          <w:szCs w:val="18"/>
        </w:rPr>
        <w:t>包括大写字母的字符串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如果字符串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包含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中的所有字符，返回</w:t>
      </w:r>
      <w:r>
        <w:rPr>
          <w:rFonts w:ascii="Courier New" w:eastAsia="宋体" w:hAnsi="Courier New" w:cs="Courier New" w:hint="eastAsia"/>
          <w:sz w:val="18"/>
          <w:szCs w:val="18"/>
        </w:rPr>
        <w:t>True</w:t>
      </w:r>
      <w:r>
        <w:rPr>
          <w:rFonts w:ascii="Courier New" w:eastAsia="宋体" w:hAnsi="Courier New" w:cs="Courier New" w:hint="eastAsia"/>
          <w:sz w:val="18"/>
          <w:szCs w:val="18"/>
        </w:rPr>
        <w:t>，否则返回</w:t>
      </w:r>
      <w:r>
        <w:rPr>
          <w:rFonts w:ascii="Courier New" w:eastAsia="宋体" w:hAnsi="Courier New" w:cs="Courier New" w:hint="eastAsia"/>
          <w:sz w:val="18"/>
          <w:szCs w:val="18"/>
        </w:rPr>
        <w:t>False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compareStrings(self, A, B):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len(B) == 0: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True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len(A) == 0: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False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#trackTable</w:t>
      </w:r>
      <w:r>
        <w:rPr>
          <w:rFonts w:ascii="Courier New" w:eastAsia="宋体" w:hAnsi="Courier New" w:cs="Courier New" w:hint="eastAsia"/>
          <w:sz w:val="18"/>
          <w:szCs w:val="18"/>
        </w:rPr>
        <w:t>首先记录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中所有的字符以及它们的个数，然后遍历</w:t>
      </w:r>
      <w:r>
        <w:rPr>
          <w:rFonts w:ascii="Courier New" w:eastAsia="宋体" w:hAnsi="Courier New" w:cs="Courier New" w:hint="eastAsia"/>
          <w:sz w:val="18"/>
          <w:szCs w:val="18"/>
        </w:rPr>
        <w:t>B,</w:t>
      </w:r>
      <w:r>
        <w:rPr>
          <w:rFonts w:ascii="Courier New" w:eastAsia="宋体" w:hAnsi="Courier New" w:cs="Courier New" w:hint="eastAsia"/>
          <w:sz w:val="18"/>
          <w:szCs w:val="18"/>
        </w:rPr>
        <w:t>如果出现</w:t>
      </w:r>
      <w:r>
        <w:rPr>
          <w:rFonts w:ascii="Courier New" w:eastAsia="宋体" w:hAnsi="Courier New" w:cs="Courier New" w:hint="eastAsia"/>
          <w:sz w:val="18"/>
          <w:szCs w:val="18"/>
        </w:rPr>
        <w:t>trackTable[i]</w:t>
      </w:r>
      <w:r>
        <w:rPr>
          <w:rFonts w:ascii="Courier New" w:eastAsia="宋体" w:hAnsi="Courier New" w:cs="Courier New" w:hint="eastAsia"/>
          <w:sz w:val="18"/>
          <w:szCs w:val="18"/>
        </w:rPr>
        <w:t>小于</w:t>
      </w:r>
      <w:r>
        <w:rPr>
          <w:rFonts w:ascii="Courier New" w:eastAsia="宋体" w:hAnsi="Courier New" w:cs="Courier New" w:hint="eastAsia"/>
          <w:sz w:val="18"/>
          <w:szCs w:val="18"/>
        </w:rPr>
        <w:t>0</w:t>
      </w:r>
      <w:r>
        <w:rPr>
          <w:rFonts w:ascii="Courier New" w:eastAsia="宋体" w:hAnsi="Courier New" w:cs="Courier New" w:hint="eastAsia"/>
          <w:sz w:val="18"/>
          <w:szCs w:val="18"/>
        </w:rPr>
        <w:t>的情况，说明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中该字符出现的次数大于在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中出现的次数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trackTable = [0 for _ in range(26)]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A: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trackTable[ord(i) - 65] += 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B: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trackTable[ord(i) - 65] == 0: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return False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else: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trackTable[ord(i) -65] -= 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True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"ABCD"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B = "ACD"</w:t>
      </w:r>
    </w:p>
    <w:p w:rsidR="000F546A" w:rsidRPr="0009563E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 w:rsidRPr="0009563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9563E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09563E">
        <w:rPr>
          <w:rFonts w:ascii="Courier New" w:eastAsia="宋体" w:hAnsi="Courier New" w:cs="Courier New" w:hint="eastAsia"/>
          <w:sz w:val="18"/>
          <w:szCs w:val="18"/>
        </w:rPr>
        <w:t>", A, B)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 w:rsidRPr="0009563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9563E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09563E">
        <w:rPr>
          <w:rFonts w:ascii="Courier New" w:eastAsia="宋体" w:hAnsi="Courier New" w:cs="Courier New" w:hint="eastAsia"/>
          <w:sz w:val="18"/>
          <w:szCs w:val="18"/>
        </w:rPr>
        <w:t>", solution.compareStrings(A,B))</w:t>
      </w:r>
    </w:p>
    <w:p w:rsidR="00D61401" w:rsidRDefault="00D6140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9" w:name="_Toc10452780"/>
      <w:bookmarkStart w:id="130" w:name="_Toc17299451"/>
      <w:bookmarkStart w:id="131" w:name="_Toc17300525"/>
      <w:bookmarkStart w:id="132" w:name="_Toc1730083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177D5F">
        <w:rPr>
          <w:rFonts w:ascii="黑体" w:eastAsia="黑体" w:hAnsi="宋体" w:cs="Times New Roman"/>
          <w:bCs/>
          <w:sz w:val="28"/>
          <w:szCs w:val="28"/>
        </w:rPr>
        <w:t>29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能否转换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29"/>
      <w:bookmarkEnd w:id="130"/>
      <w:bookmarkEnd w:id="131"/>
      <w:bookmarkEnd w:id="132"/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和</w:t>
      </w:r>
      <w:r>
        <w:rPr>
          <w:rFonts w:ascii="Courier New" w:eastAsia="宋体" w:hAnsi="Courier New" w:cs="Courier New" w:hint="eastAsia"/>
          <w:sz w:val="18"/>
          <w:szCs w:val="18"/>
        </w:rPr>
        <w:t>T</w:t>
      </w:r>
      <w:r>
        <w:rPr>
          <w:rFonts w:ascii="Courier New" w:eastAsia="宋体" w:hAnsi="Courier New" w:cs="Courier New" w:hint="eastAsia"/>
          <w:sz w:val="18"/>
          <w:szCs w:val="18"/>
        </w:rPr>
        <w:t>为原始字符串和目标字符串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 w:rsidR="00177D5F">
        <w:rPr>
          <w:rFonts w:ascii="Courier New" w:eastAsia="宋体" w:hAnsi="Courier New" w:cs="Courier New"/>
          <w:sz w:val="18"/>
          <w:szCs w:val="18"/>
        </w:rPr>
        <w:t>返回值是</w:t>
      </w:r>
      <w:r>
        <w:rPr>
          <w:rFonts w:ascii="Courier New" w:eastAsia="宋体" w:hAnsi="Courier New" w:cs="Courier New" w:hint="eastAsia"/>
          <w:sz w:val="18"/>
          <w:szCs w:val="18"/>
        </w:rPr>
        <w:t>布尔值，代表能否转换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canConvert(self, s, t):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j = 0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range(len(s)):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s[i] == t[j]: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j +=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j == len(t):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return True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False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 = "longterm"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 = "long"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S</w:t>
      </w:r>
      <w:r>
        <w:rPr>
          <w:rFonts w:ascii="Courier New" w:eastAsia="宋体" w:hAnsi="Courier New" w:cs="Courier New" w:hint="eastAsia"/>
          <w:sz w:val="18"/>
          <w:szCs w:val="18"/>
        </w:rPr>
        <w:t>与</w:t>
      </w:r>
      <w:r>
        <w:rPr>
          <w:rFonts w:ascii="Courier New" w:eastAsia="宋体" w:hAnsi="Courier New" w:cs="Courier New" w:hint="eastAsia"/>
          <w:sz w:val="18"/>
          <w:szCs w:val="18"/>
        </w:rPr>
        <w:t>T</w:t>
      </w:r>
      <w:r>
        <w:rPr>
          <w:rFonts w:ascii="Courier New" w:eastAsia="宋体" w:hAnsi="Courier New" w:cs="Courier New" w:hint="eastAsia"/>
          <w:sz w:val="18"/>
          <w:szCs w:val="18"/>
        </w:rPr>
        <w:t>分别为：</w:t>
      </w:r>
      <w:r>
        <w:rPr>
          <w:rFonts w:ascii="Courier New" w:eastAsia="宋体" w:hAnsi="Courier New" w:cs="Courier New" w:hint="eastAsia"/>
          <w:sz w:val="18"/>
          <w:szCs w:val="18"/>
        </w:rPr>
        <w:t>", s, t)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能否删除得到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solution.canConvert(s, t)) 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33" w:name="_Toc10452781"/>
      <w:bookmarkStart w:id="134" w:name="_Toc17299452"/>
      <w:bookmarkStart w:id="135" w:name="_Toc17300526"/>
      <w:bookmarkStart w:id="136" w:name="_Toc1730083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177D5F">
        <w:rPr>
          <w:rFonts w:ascii="黑体" w:eastAsia="黑体" w:hAnsi="宋体" w:cs="Times New Roman" w:hint="eastAsia"/>
          <w:bCs/>
          <w:sz w:val="28"/>
          <w:szCs w:val="28"/>
        </w:rPr>
        <w:t>30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经典二分查找问题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33"/>
      <w:bookmarkEnd w:id="134"/>
      <w:bookmarkEnd w:id="135"/>
      <w:bookmarkEnd w:id="136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是一个整型排序数组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target</w:t>
      </w:r>
      <w:r>
        <w:rPr>
          <w:rFonts w:ascii="Courier New" w:eastAsia="宋体" w:hAnsi="Courier New" w:cs="Courier New" w:hint="eastAsia"/>
          <w:sz w:val="18"/>
          <w:szCs w:val="18"/>
        </w:rPr>
        <w:t>是一个任意整型数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返回值是一个整型数，若</w:t>
      </w:r>
      <w:r>
        <w:rPr>
          <w:rFonts w:ascii="Courier New" w:eastAsia="宋体" w:hAnsi="Courier New" w:cs="Courier New" w:hint="eastAsia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存在，返回该数位置；若不存在，返回</w:t>
      </w:r>
      <w:r>
        <w:rPr>
          <w:rFonts w:ascii="Courier New" w:eastAsia="宋体" w:hAnsi="Courier New" w:cs="Courier New" w:hint="eastAsia"/>
          <w:sz w:val="18"/>
          <w:szCs w:val="18"/>
        </w:rPr>
        <w:t>-</w:t>
      </w:r>
      <w:r>
        <w:rPr>
          <w:rFonts w:ascii="Courier New" w:eastAsia="宋体" w:hAnsi="Courier New" w:cs="Courier New"/>
          <w:sz w:val="18"/>
          <w:szCs w:val="18"/>
        </w:rPr>
        <w:t>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findPosition(self, nums, target):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len(nums) is 0: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start =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end = len(nums)-1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start + 1 &lt; end 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mid = start + (end-start)//2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nums[mid] == target: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end = mid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elif nums[mid] &lt; target: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start = mid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end = mid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nums[start] == target: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start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nums[end] == target: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end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-1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generator=[1,2,2,4,5,5]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target = 2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</w:t>
      </w:r>
      <w:r>
        <w:rPr>
          <w:rFonts w:ascii="Courier New" w:eastAsia="宋体" w:hAnsi="Courier New" w:cs="Courier New"/>
          <w:sz w:val="18"/>
          <w:szCs w:val="18"/>
        </w:rPr>
        <w:t>generator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 solution.</w:t>
      </w:r>
      <w:r>
        <w:rPr>
          <w:rFonts w:ascii="Courier New" w:eastAsia="宋体" w:hAnsi="Courier New" w:cs="Courier New"/>
          <w:sz w:val="18"/>
          <w:szCs w:val="18"/>
        </w:rPr>
        <w:t xml:space="preserve"> myAtoi</w:t>
      </w:r>
      <w:r>
        <w:rPr>
          <w:rFonts w:ascii="Courier New" w:eastAsia="宋体" w:hAnsi="Courier New" w:cs="Courier New" w:hint="eastAsia"/>
          <w:sz w:val="18"/>
          <w:szCs w:val="18"/>
        </w:rPr>
        <w:t>(</w:t>
      </w:r>
      <w:r>
        <w:rPr>
          <w:rFonts w:ascii="Courier New" w:eastAsia="宋体" w:hAnsi="Courier New" w:cs="Courier New"/>
          <w:sz w:val="18"/>
          <w:szCs w:val="18"/>
        </w:rPr>
        <w:t>generator, target</w:t>
      </w:r>
      <w:r>
        <w:rPr>
          <w:rFonts w:ascii="Courier New" w:eastAsia="宋体" w:hAnsi="Courier New" w:cs="Courier New" w:hint="eastAsia"/>
          <w:sz w:val="18"/>
          <w:szCs w:val="18"/>
        </w:rPr>
        <w:t>))</w:t>
      </w:r>
    </w:p>
    <w:p w:rsidR="00D957E0" w:rsidRDefault="00D957E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37" w:name="_Toc10452782"/>
      <w:bookmarkStart w:id="138" w:name="_Toc17299453"/>
      <w:bookmarkStart w:id="139" w:name="_Toc17300527"/>
      <w:bookmarkStart w:id="140" w:name="_Toc1730083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A554E4">
        <w:rPr>
          <w:rFonts w:ascii="黑体" w:eastAsia="黑体" w:hAnsi="宋体" w:cs="Times New Roman" w:hint="eastAsia"/>
          <w:bCs/>
          <w:sz w:val="28"/>
          <w:szCs w:val="28"/>
        </w:rPr>
        <w:t>3</w:t>
      </w:r>
      <w:r>
        <w:rPr>
          <w:rFonts w:ascii="黑体" w:eastAsia="黑体" w:hAnsi="宋体" w:cs="Times New Roman" w:hint="eastAsia"/>
          <w:bCs/>
          <w:sz w:val="28"/>
          <w:szCs w:val="28"/>
        </w:rPr>
        <w:t>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抽搐词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37"/>
      <w:bookmarkEnd w:id="138"/>
      <w:bookmarkEnd w:id="139"/>
      <w:bookmarkEnd w:id="140"/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D957E0" w:rsidRDefault="00D957E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twitchWords(self, str):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len(str)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 = str[0]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left = 0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[]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str[i] != c: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i - left &gt;= 3: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ans.append([left, i - 1])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 = str[i]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left = i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if n - left &gt;= 3: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ans.append([left, n - 1])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957E0" w:rsidRPr="0052617F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52617F">
        <w:rPr>
          <w:rFonts w:ascii="Courier New" w:eastAsia="宋体" w:hAnsi="Courier New" w:cs="Courier New"/>
          <w:sz w:val="18"/>
          <w:szCs w:val="18"/>
        </w:rPr>
        <w:t xml:space="preserve">    str = "whooooisssbesssst"</w:t>
      </w:r>
    </w:p>
    <w:p w:rsidR="00D957E0" w:rsidRPr="0052617F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52617F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957E0" w:rsidRPr="0052617F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52617F"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 w:rsidRPr="0052617F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52617F">
        <w:rPr>
          <w:rFonts w:ascii="Courier New" w:eastAsia="宋体" w:hAnsi="Courier New" w:cs="Courier New" w:hint="eastAsia"/>
          <w:sz w:val="18"/>
          <w:szCs w:val="18"/>
        </w:rPr>
        <w:t>", str)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52617F"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 w:rsidRPr="0052617F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52617F">
        <w:rPr>
          <w:rFonts w:ascii="Courier New" w:eastAsia="宋体" w:hAnsi="Courier New" w:cs="Courier New" w:hint="eastAsia"/>
          <w:sz w:val="18"/>
          <w:szCs w:val="18"/>
        </w:rPr>
        <w:t>", solution.twitchWords(str))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41" w:name="_Toc10452783"/>
      <w:bookmarkStart w:id="142" w:name="_Toc17299454"/>
      <w:bookmarkStart w:id="143" w:name="_Toc17300528"/>
      <w:bookmarkStart w:id="144" w:name="_Toc1730083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A554E4">
        <w:rPr>
          <w:rFonts w:ascii="黑体" w:eastAsia="黑体" w:hAnsi="宋体" w:cs="Times New Roman" w:hint="eastAsia"/>
          <w:bCs/>
          <w:sz w:val="28"/>
          <w:szCs w:val="28"/>
        </w:rPr>
        <w:t>32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排序数组中最接近元素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41"/>
      <w:bookmarkEnd w:id="142"/>
      <w:bookmarkEnd w:id="143"/>
      <w:bookmarkEnd w:id="144"/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是一个整型排序数组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target</w:t>
      </w:r>
      <w:r>
        <w:rPr>
          <w:rFonts w:ascii="Courier New" w:eastAsia="宋体" w:hAnsi="Courier New" w:cs="Courier New" w:hint="eastAsia"/>
          <w:sz w:val="18"/>
          <w:szCs w:val="18"/>
        </w:rPr>
        <w:t>是一个整型数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返回值是这个数组中最接近</w:t>
      </w:r>
      <w:r>
        <w:rPr>
          <w:rFonts w:ascii="Courier New" w:eastAsia="宋体" w:hAnsi="Courier New" w:cs="Courier New" w:hint="eastAsia"/>
          <w:sz w:val="18"/>
          <w:szCs w:val="18"/>
        </w:rPr>
        <w:t>target</w:t>
      </w:r>
      <w:r>
        <w:rPr>
          <w:rFonts w:ascii="Courier New" w:eastAsia="宋体" w:hAnsi="Courier New" w:cs="Courier New" w:hint="eastAsia"/>
          <w:sz w:val="18"/>
          <w:szCs w:val="18"/>
        </w:rPr>
        <w:t>的整数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findPosition(self, A, target):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not A: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start, end = 0,len(A)-1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start+ 1&lt;end: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mid = start +(end-start)//2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A[mid]&lt;target: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start= mid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elif A[mid]&gt;target: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end = mid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mid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target-A[start]&lt;A[end]-target: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start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else: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end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generator = [1,4,6]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target = 3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54289D" w:rsidRPr="005124D9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5124D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124D9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5124D9">
        <w:rPr>
          <w:rFonts w:ascii="Courier New" w:eastAsia="宋体" w:hAnsi="Courier New" w:cs="Courier New" w:hint="eastAsia"/>
          <w:sz w:val="18"/>
          <w:szCs w:val="18"/>
        </w:rPr>
        <w:t>", generator,",target =",target)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5124D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124D9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5124D9">
        <w:rPr>
          <w:rFonts w:ascii="Courier New" w:eastAsia="宋体" w:hAnsi="Courier New" w:cs="Courier New" w:hint="eastAsia"/>
          <w:sz w:val="18"/>
          <w:szCs w:val="18"/>
        </w:rPr>
        <w:t>", solution.findPosition(generator, target))</w:t>
      </w:r>
    </w:p>
    <w:p w:rsidR="00A00BF0" w:rsidRDefault="00A00BF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45" w:name="_Toc10452784"/>
      <w:bookmarkStart w:id="146" w:name="_Toc17299455"/>
      <w:bookmarkStart w:id="147" w:name="_Toc17300529"/>
      <w:bookmarkStart w:id="148" w:name="_Toc17300837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A554E4">
        <w:rPr>
          <w:rFonts w:ascii="黑体" w:eastAsia="黑体" w:hAnsi="宋体" w:cs="Times New Roman" w:hint="eastAsia"/>
          <w:bCs/>
          <w:sz w:val="28"/>
          <w:szCs w:val="28"/>
        </w:rPr>
        <w:t>33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构造矩形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45"/>
      <w:bookmarkEnd w:id="146"/>
      <w:bookmarkEnd w:id="147"/>
      <w:bookmarkEnd w:id="148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Pr="007D630D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7D630D">
        <w:rPr>
          <w:rFonts w:ascii="Courier New" w:eastAsia="宋体" w:hAnsi="Courier New" w:cs="Courier New" w:hint="eastAsia"/>
          <w:sz w:val="18"/>
          <w:szCs w:val="18"/>
        </w:rPr>
        <w:t>area</w:t>
      </w:r>
      <w:r w:rsidRPr="007D630D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Pr="007D630D">
        <w:rPr>
          <w:rFonts w:ascii="Courier New" w:eastAsia="宋体" w:hAnsi="Courier New" w:cs="Courier New" w:hint="eastAsia"/>
          <w:sz w:val="18"/>
          <w:szCs w:val="18"/>
        </w:rPr>
        <w:t>返回为整数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/>
          <w:sz w:val="18"/>
          <w:szCs w:val="18"/>
        </w:rPr>
        <w:t xml:space="preserve">    def constructRectangle(self, area):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/>
          <w:sz w:val="18"/>
          <w:szCs w:val="18"/>
        </w:rPr>
        <w:t xml:space="preserve">        import math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/>
          <w:sz w:val="18"/>
          <w:szCs w:val="18"/>
        </w:rPr>
        <w:t xml:space="preserve">        W = math.floor(math.sqrt(area))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/>
          <w:sz w:val="18"/>
          <w:szCs w:val="18"/>
        </w:rPr>
        <w:t xml:space="preserve">        while area % W != 0: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/>
          <w:sz w:val="18"/>
          <w:szCs w:val="18"/>
        </w:rPr>
        <w:t xml:space="preserve">            W -= 1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/>
          <w:sz w:val="18"/>
          <w:szCs w:val="18"/>
        </w:rPr>
        <w:t xml:space="preserve">        return [area // W, W]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 w:hint="eastAsia"/>
          <w:sz w:val="18"/>
          <w:szCs w:val="18"/>
        </w:rPr>
        <w:t>#</w:t>
      </w:r>
      <w:r w:rsidRPr="007D630D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/>
          <w:sz w:val="18"/>
          <w:szCs w:val="18"/>
        </w:rPr>
        <w:t xml:space="preserve">    area =4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D630D">
        <w:rPr>
          <w:rFonts w:ascii="Courier New" w:eastAsia="宋体" w:hAnsi="Courier New" w:cs="Courier New" w:hint="eastAsia"/>
          <w:sz w:val="18"/>
          <w:szCs w:val="18"/>
        </w:rPr>
        <w:t>输入面积为：</w:t>
      </w:r>
      <w:r w:rsidRPr="007D630D">
        <w:rPr>
          <w:rFonts w:ascii="Courier New" w:eastAsia="宋体" w:hAnsi="Courier New" w:cs="Courier New" w:hint="eastAsia"/>
          <w:sz w:val="18"/>
          <w:szCs w:val="18"/>
        </w:rPr>
        <w:t>",area)</w:t>
      </w:r>
    </w:p>
    <w:p w:rsidR="00A00BF0" w:rsidRPr="007D630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7D630D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D630D">
        <w:rPr>
          <w:rFonts w:ascii="Courier New" w:eastAsia="宋体" w:hAnsi="Courier New" w:cs="Courier New" w:hint="eastAsia"/>
          <w:sz w:val="18"/>
          <w:szCs w:val="18"/>
        </w:rPr>
        <w:t>输出长宽为：</w:t>
      </w:r>
      <w:r w:rsidRPr="007D630D">
        <w:rPr>
          <w:rFonts w:ascii="Courier New" w:eastAsia="宋体" w:hAnsi="Courier New" w:cs="Courier New" w:hint="eastAsia"/>
          <w:sz w:val="18"/>
          <w:szCs w:val="18"/>
        </w:rPr>
        <w:t>",s.constructRectangle(area))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49" w:name="_Toc10452785"/>
      <w:bookmarkStart w:id="150" w:name="_Toc17299456"/>
      <w:bookmarkStart w:id="151" w:name="_Toc17300530"/>
      <w:bookmarkStart w:id="152" w:name="_Toc1730083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F2CF0">
        <w:rPr>
          <w:rFonts w:ascii="黑体" w:eastAsia="黑体" w:hAnsi="宋体" w:cs="Times New Roman" w:hint="eastAsia"/>
          <w:bCs/>
          <w:sz w:val="28"/>
          <w:szCs w:val="28"/>
        </w:rPr>
        <w:t>34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两个排序数</w:t>
      </w:r>
      <w:ins w:id="153" w:author="Windows 用户" w:date="2019-05-21T10:25:00Z">
        <w:r w:rsidR="007F2CF0">
          <w:rPr>
            <w:rFonts w:ascii="黑体" w:eastAsia="黑体" w:hAnsi="宋体" w:cs="Times New Roman" w:hint="eastAsia"/>
            <w:bCs/>
            <w:sz w:val="28"/>
            <w:szCs w:val="28"/>
          </w:rPr>
          <w:t>组合</w:t>
        </w:r>
      </w:ins>
      <w:del w:id="154" w:author="Windows 用户" w:date="2019-05-21T10:25:00Z">
        <w:r w:rsidDel="007F2CF0">
          <w:rPr>
            <w:rFonts w:ascii="黑体" w:eastAsia="黑体" w:hAnsi="宋体" w:cs="Times New Roman" w:hint="eastAsia"/>
            <w:bCs/>
            <w:sz w:val="28"/>
            <w:szCs w:val="28"/>
          </w:rPr>
          <w:delText>组和</w:delText>
        </w:r>
      </w:del>
      <w:r>
        <w:rPr>
          <w:rFonts w:ascii="黑体" w:eastAsia="黑体" w:hAnsi="宋体" w:cs="Times New Roman" w:hint="eastAsia"/>
          <w:bCs/>
          <w:sz w:val="28"/>
          <w:szCs w:val="28"/>
        </w:rPr>
        <w:t>的第k小元素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49"/>
      <w:bookmarkEnd w:id="150"/>
      <w:bookmarkEnd w:id="151"/>
      <w:bookmarkEnd w:id="152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，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是整型排序数组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是一个整型数，表示第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小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返回值是数组中第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小的整数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kthSmallestSum(self, A, B, k):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not A or not B: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n, m = len(A), len(B)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minheap = [(A[0] + B[0], 0, 0)]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visited = set([0])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 =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_ in range(k):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num, x, y = heapq.heappop(minheap)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x + 1 &lt; n and (x + 1) * m + y not in visited: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heapq.heappush(minheap, (A[x + 1] + B[y], x + 1, y))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visited.add((x + 1) * m + y)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y + 1 &lt; m and x * m + y + 1 not in visited: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heapq.heappush(minheap, (A[x] + B[y + 1], x, y + 1))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visited.add(x * m + y + 1)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return num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generator_A = [1,7,11]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generator_B = [2,4,6]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 = 3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:", generator</w:t>
      </w:r>
      <w:r>
        <w:rPr>
          <w:rFonts w:ascii="Courier New" w:eastAsia="宋体" w:hAnsi="Courier New" w:cs="Courier New"/>
          <w:sz w:val="18"/>
          <w:szCs w:val="18"/>
        </w:rPr>
        <w:t>_A,generator_B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print("k</w:t>
      </w:r>
      <w:r>
        <w:rPr>
          <w:rFonts w:ascii="Courier New" w:eastAsia="宋体" w:hAnsi="Courier New" w:cs="Courier New"/>
          <w:sz w:val="18"/>
          <w:szCs w:val="18"/>
        </w:rPr>
        <w:t xml:space="preserve">= </w:t>
      </w:r>
      <w:r>
        <w:rPr>
          <w:rFonts w:ascii="Courier New" w:eastAsia="宋体" w:hAnsi="Courier New" w:cs="Courier New" w:hint="eastAsia"/>
          <w:sz w:val="18"/>
          <w:szCs w:val="18"/>
        </w:rPr>
        <w:t>",</w:t>
      </w:r>
      <w:r>
        <w:rPr>
          <w:rFonts w:ascii="Courier New" w:eastAsia="宋体" w:hAnsi="Courier New" w:cs="Courier New"/>
          <w:sz w:val="18"/>
          <w:szCs w:val="18"/>
        </w:rPr>
        <w:t>k)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 solution.</w:t>
      </w:r>
      <w:r>
        <w:rPr>
          <w:rFonts w:ascii="Courier New" w:eastAsia="宋体" w:hAnsi="Courier New" w:cs="Courier New"/>
          <w:sz w:val="18"/>
          <w:szCs w:val="18"/>
        </w:rPr>
        <w:t>kthSmallestSum</w:t>
      </w:r>
      <w:r>
        <w:rPr>
          <w:rFonts w:ascii="Courier New" w:eastAsia="宋体" w:hAnsi="Courier New" w:cs="Courier New" w:hint="eastAsia"/>
          <w:sz w:val="18"/>
          <w:szCs w:val="18"/>
        </w:rPr>
        <w:t>(generator</w:t>
      </w:r>
      <w:r>
        <w:rPr>
          <w:rFonts w:ascii="Courier New" w:eastAsia="宋体" w:hAnsi="Courier New" w:cs="Courier New"/>
          <w:sz w:val="18"/>
          <w:szCs w:val="18"/>
        </w:rPr>
        <w:t>_A</w:t>
      </w:r>
      <w:r>
        <w:rPr>
          <w:rFonts w:ascii="Courier New" w:eastAsia="宋体" w:hAnsi="Courier New" w:cs="Courier New" w:hint="eastAsia"/>
          <w:sz w:val="18"/>
          <w:szCs w:val="18"/>
        </w:rPr>
        <w:t>,</w:t>
      </w:r>
      <w:r>
        <w:rPr>
          <w:rFonts w:ascii="Courier New" w:eastAsia="宋体" w:hAnsi="Courier New" w:cs="Courier New"/>
          <w:sz w:val="18"/>
          <w:szCs w:val="18"/>
        </w:rPr>
        <w:t>generator_B,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))</w:t>
      </w:r>
    </w:p>
    <w:p w:rsidR="00747815" w:rsidRDefault="00747815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55" w:name="_Toc10452786"/>
      <w:bookmarkStart w:id="156" w:name="_Toc17299457"/>
      <w:bookmarkStart w:id="157" w:name="_Toc17300531"/>
      <w:bookmarkStart w:id="158" w:name="_Toc1730083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F2CF0">
        <w:rPr>
          <w:rFonts w:ascii="黑体" w:eastAsia="黑体" w:hAnsi="宋体" w:cs="Times New Roman" w:hint="eastAsia"/>
          <w:bCs/>
          <w:sz w:val="28"/>
          <w:szCs w:val="28"/>
        </w:rPr>
        <w:t>35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玩具工厂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55"/>
      <w:bookmarkEnd w:id="156"/>
      <w:bookmarkEnd w:id="157"/>
      <w:bookmarkEnd w:id="158"/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747815" w:rsidRDefault="00747815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type</w:t>
      </w:r>
      <w:r>
        <w:rPr>
          <w:rFonts w:ascii="Courier New" w:eastAsia="宋体" w:hAnsi="Courier New" w:cs="Courier New" w:hint="eastAsia"/>
          <w:sz w:val="18"/>
          <w:szCs w:val="18"/>
        </w:rPr>
        <w:t>是一个字符串，表示不同玩具类型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返回值是不同类型对应的玩具对象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Toy: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talk(self):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raise NotImplementedError('This method should have implemented.')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Dog(Toy):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talk(self):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print ("Wow")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Cat(Toy):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talk(self):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print ("Meow")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ToyFactory: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getToy(self, type):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type == 'Dog':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Dog()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elif type == 'Cat':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Cat()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None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747815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747815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ty = ToyFactory()</w:t>
      </w:r>
    </w:p>
    <w:p w:rsidR="00747815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type='Dog'</w:t>
      </w:r>
    </w:p>
    <w:p w:rsidR="00747815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type1='Cat'</w:t>
      </w:r>
    </w:p>
    <w:p w:rsidR="00747815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toy = ty.getToy(type)</w:t>
      </w:r>
    </w:p>
    <w:p w:rsidR="00747815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type= Dog</w:t>
      </w:r>
      <w:r>
        <w:rPr>
          <w:rFonts w:ascii="Courier New" w:eastAsia="宋体" w:hAnsi="Courier New" w:cs="Courier New" w:hint="eastAsia"/>
          <w:sz w:val="18"/>
          <w:szCs w:val="18"/>
        </w:rPr>
        <w:t>，输出：</w:t>
      </w:r>
      <w:r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747815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toy.talk()</w:t>
      </w:r>
    </w:p>
    <w:p w:rsidR="00747815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toy = ty.getToy(type1)</w:t>
      </w:r>
    </w:p>
    <w:p w:rsidR="00747815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type= Cat</w:t>
      </w:r>
      <w:r>
        <w:rPr>
          <w:rFonts w:ascii="Courier New" w:eastAsia="宋体" w:hAnsi="Courier New" w:cs="Courier New" w:hint="eastAsia"/>
          <w:sz w:val="18"/>
          <w:szCs w:val="18"/>
        </w:rPr>
        <w:t>，输出：</w:t>
      </w:r>
      <w:r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747815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toy.talk()</w:t>
      </w:r>
    </w:p>
    <w:p w:rsidR="00747815" w:rsidRDefault="00747815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59" w:name="_Toc10452787"/>
      <w:bookmarkStart w:id="160" w:name="_Toc17299458"/>
      <w:bookmarkStart w:id="161" w:name="_Toc17300532"/>
      <w:bookmarkStart w:id="162" w:name="_Toc17300840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143950">
        <w:rPr>
          <w:rFonts w:ascii="黑体" w:eastAsia="黑体" w:hAnsi="宋体" w:cs="Times New Roman" w:hint="eastAsia"/>
          <w:bCs/>
          <w:sz w:val="28"/>
          <w:szCs w:val="28"/>
        </w:rPr>
        <w:t>36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形状工厂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59"/>
      <w:bookmarkEnd w:id="160"/>
      <w:bookmarkEnd w:id="161"/>
      <w:bookmarkEnd w:id="162"/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747815" w:rsidRDefault="00747815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 w:hint="eastAsia"/>
          <w:sz w:val="18"/>
          <w:szCs w:val="18"/>
        </w:rPr>
        <w:t>#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shapeType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是一个字符串，表示不同形状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 w:hint="eastAsia"/>
          <w:sz w:val="18"/>
          <w:szCs w:val="18"/>
        </w:rPr>
        <w:t>#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返回值是不同对象，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Triangle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，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Square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，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Rectangle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>class Shape: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def draw(self):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raise NotImplementedError('This method should have implemented.')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>class Triangle(Shape):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def draw(self):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   print("  /\\")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   print(" /  \\")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   print("/____\\")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>class Rectangle(Shape):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def draw(self):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print(" ----")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print("|    |")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print(" ----")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>class Square(Shape):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def draw(self):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print( " ----")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print( "|    |")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print( "|    |")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print( " ----")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>class ShapeFactory: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def getShape(self, shapeType):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if shapeType == "Triangle":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    return Triangle()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elif shapeType == "Rectangle":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    return Rectangle()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elif shapeType == "Square":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    return Square()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else: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           return None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 w:hint="eastAsia"/>
          <w:sz w:val="18"/>
          <w:szCs w:val="18"/>
        </w:rPr>
        <w:t>#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/>
          <w:sz w:val="18"/>
          <w:szCs w:val="18"/>
        </w:rPr>
        <w:t>sf = ShapeFactory()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/>
          <w:sz w:val="18"/>
          <w:szCs w:val="18"/>
        </w:rPr>
        <w:t>shapeType='Triangle'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/>
          <w:sz w:val="18"/>
          <w:szCs w:val="18"/>
        </w:rPr>
        <w:t>shape = sf.getShape(shapeType)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 w:hint="eastAsia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type= Triangle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，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\n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/>
          <w:sz w:val="18"/>
          <w:szCs w:val="18"/>
        </w:rPr>
        <w:t>shape.draw()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/>
          <w:sz w:val="18"/>
          <w:szCs w:val="18"/>
        </w:rPr>
        <w:t>shapeType1='Rectangle'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/>
          <w:sz w:val="18"/>
          <w:szCs w:val="18"/>
        </w:rPr>
        <w:t>shape = sf.getShape(shapeType1)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type= Rectangle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，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\n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/>
          <w:sz w:val="18"/>
          <w:szCs w:val="18"/>
        </w:rPr>
        <w:t>shape.draw()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/>
          <w:sz w:val="18"/>
          <w:szCs w:val="18"/>
        </w:rPr>
        <w:t>shapeType2='Square'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/>
          <w:sz w:val="18"/>
          <w:szCs w:val="18"/>
        </w:rPr>
        <w:t>shape = sf.getShape(shapeType2)</w:t>
      </w:r>
    </w:p>
    <w:p w:rsidR="00747815" w:rsidRPr="00482C28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 w:hint="eastAsia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type= Square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，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\n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482C28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747815" w:rsidRDefault="00747815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82C28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482C28">
        <w:rPr>
          <w:rFonts w:ascii="Courier New" w:eastAsia="宋体" w:hAnsi="Courier New" w:cs="Courier New"/>
          <w:sz w:val="18"/>
          <w:szCs w:val="18"/>
        </w:rPr>
        <w:t>shape.draw()</w:t>
      </w:r>
    </w:p>
    <w:p w:rsidR="00747815" w:rsidRPr="00822FD4" w:rsidRDefault="00747815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63" w:name="_Toc10452788"/>
      <w:bookmarkStart w:id="164" w:name="_Toc17299459"/>
      <w:bookmarkStart w:id="165" w:name="_Toc17300533"/>
      <w:bookmarkStart w:id="166" w:name="_Toc17300841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143950">
        <w:rPr>
          <w:rFonts w:ascii="黑体" w:eastAsia="黑体" w:hAnsi="宋体" w:cs="Times New Roman"/>
          <w:bCs/>
          <w:sz w:val="28"/>
          <w:szCs w:val="28"/>
        </w:rPr>
        <w:t>37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二叉树最长连续序列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63"/>
      <w:bookmarkEnd w:id="164"/>
      <w:bookmarkEnd w:id="165"/>
      <w:bookmarkEnd w:id="166"/>
    </w:p>
    <w:p w:rsidR="00747815" w:rsidRPr="00822FD4" w:rsidRDefault="00747815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root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是一个二叉树的根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返回值是此二叉树中最长连续序列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TreeNode: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__init__(self, val):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self.left = None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self.right = None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longestConsecutive(self, root):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self.helper(root, None, 0)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helper(self, root, parent, len):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root is None: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len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parent != None and root.val == parent.val + 1: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len += 1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else: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len = 1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max(len, max(self.helper(root.left, root, len), \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    self.helper(root.right, root, len)))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root = TreeNode(1)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root.right = TreeNode(3)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root.right.left = TreeNode(2)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root.right.right = TreeNode(4)</w:t>
      </w:r>
    </w:p>
    <w:p w:rsidR="00747815" w:rsidRPr="00822FD4" w:rsidRDefault="00747815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root.right.right.right = TreeNode(5)</w:t>
      </w:r>
    </w:p>
    <w:p w:rsidR="00747815" w:rsidRPr="00822FD4" w:rsidRDefault="00747815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solution= Solution()</w:t>
      </w:r>
    </w:p>
    <w:p w:rsidR="00747815" w:rsidRPr="00822FD4" w:rsidRDefault="00747815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{1,#,3,2,4,#,#,#,5}")</w:t>
      </w:r>
    </w:p>
    <w:p w:rsidR="00747815" w:rsidRPr="00822FD4" w:rsidRDefault="00747815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 solution.longestConsecutive(root))</w:t>
      </w:r>
    </w:p>
    <w:p w:rsidR="008C601E" w:rsidRDefault="008C601E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67" w:name="_Toc10452789"/>
      <w:bookmarkStart w:id="168" w:name="_Toc17299460"/>
      <w:bookmarkStart w:id="169" w:name="_Toc17300534"/>
      <w:bookmarkStart w:id="170" w:name="_Toc17300842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143950">
        <w:rPr>
          <w:rFonts w:ascii="黑体" w:eastAsia="黑体" w:hAnsi="宋体" w:cs="Times New Roman" w:hint="eastAsia"/>
          <w:bCs/>
          <w:sz w:val="28"/>
          <w:szCs w:val="28"/>
        </w:rPr>
        <w:t>3</w:t>
      </w:r>
      <w:r w:rsidR="00143950">
        <w:rPr>
          <w:rFonts w:ascii="黑体" w:eastAsia="黑体" w:hAnsi="宋体" w:cs="Times New Roman"/>
          <w:bCs/>
          <w:sz w:val="28"/>
          <w:szCs w:val="28"/>
        </w:rPr>
        <w:t>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首字母大写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67"/>
      <w:bookmarkEnd w:id="168"/>
      <w:bookmarkEnd w:id="169"/>
      <w:bookmarkEnd w:id="170"/>
    </w:p>
    <w:p w:rsidR="008C601E" w:rsidRDefault="008C601E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class Solution: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#</w:t>
      </w:r>
      <w:r>
        <w:rPr>
          <w:rFonts w:ascii="Courier New" w:hAnsi="Courier New" w:cs="Courier New" w:hint="eastAsia"/>
          <w:sz w:val="18"/>
          <w:szCs w:val="18"/>
        </w:rPr>
        <w:t>参数</w:t>
      </w:r>
      <w:r>
        <w:rPr>
          <w:rFonts w:ascii="Courier New" w:hAnsi="Courier New" w:cs="Courier New"/>
          <w:sz w:val="18"/>
          <w:szCs w:val="18"/>
        </w:rPr>
        <w:t>s</w:t>
      </w:r>
      <w:r>
        <w:rPr>
          <w:rFonts w:ascii="Courier New" w:hAnsi="Courier New" w:cs="Courier New" w:hint="eastAsia"/>
          <w:sz w:val="18"/>
          <w:szCs w:val="18"/>
        </w:rPr>
        <w:t>为字符串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 w:hint="eastAsia"/>
          <w:sz w:val="18"/>
          <w:szCs w:val="18"/>
        </w:rPr>
        <w:t>#</w:t>
      </w:r>
      <w:r>
        <w:rPr>
          <w:rFonts w:ascii="Courier New" w:hAnsi="Courier New" w:cs="Courier New" w:hint="eastAsia"/>
          <w:sz w:val="18"/>
          <w:szCs w:val="18"/>
        </w:rPr>
        <w:t>返回字符串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def capitalizesFirst(self, s):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n = len(s)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s1 = list(s)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if s1[0] &gt;= 'a' and s1[0] &lt;= 'z':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s1[0] = chr(ord(s1[0]) - 32)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for i in range(1, n):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if s1[i - 1] == ' ' and s1[i] != ' ':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s1[i] = chr(ord(s1[i]) - 32)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return ''.join(s1)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if __name__ == '__main__':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s = "i am from bupt"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solution = Solution()</w:t>
      </w:r>
    </w:p>
    <w:p w:rsidR="008C601E" w:rsidRPr="007D6509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7D6509">
        <w:rPr>
          <w:rFonts w:ascii="Courier New" w:hAnsi="Courier New" w:cs="Courier New" w:hint="eastAsia"/>
          <w:sz w:val="18"/>
          <w:szCs w:val="18"/>
        </w:rPr>
        <w:t xml:space="preserve">    print("</w:t>
      </w:r>
      <w:r w:rsidRPr="007D6509">
        <w:rPr>
          <w:rFonts w:ascii="Courier New" w:hAnsi="Courier New" w:cs="Courier New" w:hint="eastAsia"/>
          <w:sz w:val="18"/>
          <w:szCs w:val="18"/>
        </w:rPr>
        <w:t>输入为：</w:t>
      </w:r>
      <w:r w:rsidRPr="007D6509">
        <w:rPr>
          <w:rFonts w:ascii="Courier New" w:hAnsi="Courier New" w:cs="Courier New" w:hint="eastAsia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>,</w:t>
      </w:r>
      <w:r w:rsidRPr="007D6509">
        <w:rPr>
          <w:rFonts w:ascii="Courier New" w:hAnsi="Courier New" w:cs="Courier New" w:hint="eastAsia"/>
          <w:sz w:val="18"/>
          <w:szCs w:val="18"/>
        </w:rPr>
        <w:t>s)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7D6509">
        <w:rPr>
          <w:rFonts w:ascii="Courier New" w:hAnsi="Courier New" w:cs="Courier New" w:hint="eastAsia"/>
          <w:sz w:val="18"/>
          <w:szCs w:val="18"/>
        </w:rPr>
        <w:t xml:space="preserve">    print("</w:t>
      </w:r>
      <w:r w:rsidRPr="007D6509">
        <w:rPr>
          <w:rFonts w:ascii="Courier New" w:hAnsi="Courier New" w:cs="Courier New" w:hint="eastAsia"/>
          <w:sz w:val="18"/>
          <w:szCs w:val="18"/>
        </w:rPr>
        <w:t>输出为：</w:t>
      </w:r>
      <w:r w:rsidRPr="007D6509">
        <w:rPr>
          <w:rFonts w:ascii="Courier New" w:hAnsi="Courier New" w:cs="Courier New" w:hint="eastAsia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>,</w:t>
      </w:r>
      <w:r>
        <w:rPr>
          <w:rFonts w:ascii="Courier New" w:hAnsi="Courier New" w:cs="Courier New" w:hint="eastAsia"/>
          <w:sz w:val="18"/>
          <w:szCs w:val="18"/>
        </w:rPr>
        <w:t>solution.capitalizesFirst(s))</w:t>
      </w:r>
    </w:p>
    <w:p w:rsidR="008C601E" w:rsidRDefault="008C601E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71" w:name="_Toc10452790"/>
      <w:bookmarkStart w:id="172" w:name="_Toc17299461"/>
      <w:bookmarkStart w:id="173" w:name="_Toc17300535"/>
      <w:bookmarkStart w:id="174" w:name="_Toc1730084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C56D8D">
        <w:rPr>
          <w:rFonts w:ascii="黑体" w:eastAsia="黑体" w:hAnsi="宋体" w:cs="Times New Roman"/>
          <w:bCs/>
          <w:sz w:val="28"/>
          <w:szCs w:val="28"/>
        </w:rPr>
        <w:t>39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7</w:t>
      </w:r>
      <w:r>
        <w:rPr>
          <w:rFonts w:ascii="黑体" w:eastAsia="黑体" w:hAnsi="宋体" w:cs="Times New Roman" w:hint="eastAsia"/>
          <w:bCs/>
          <w:sz w:val="28"/>
          <w:szCs w:val="28"/>
        </w:rPr>
        <w:t>进制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71"/>
      <w:bookmarkEnd w:id="172"/>
      <w:bookmarkEnd w:id="173"/>
      <w:bookmarkEnd w:id="174"/>
    </w:p>
    <w:p w:rsidR="008C601E" w:rsidRDefault="008C601E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class Solution: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 w:hint="eastAsia"/>
          <w:sz w:val="18"/>
          <w:szCs w:val="18"/>
        </w:rPr>
        <w:t>#</w:t>
      </w:r>
      <w:r>
        <w:rPr>
          <w:rFonts w:ascii="Courier New" w:hAnsi="Courier New" w:cs="Courier New" w:hint="eastAsia"/>
          <w:sz w:val="18"/>
          <w:szCs w:val="18"/>
        </w:rPr>
        <w:t>参数</w:t>
      </w:r>
      <w:r>
        <w:rPr>
          <w:rFonts w:ascii="Courier New" w:hAnsi="Courier New" w:cs="Courier New"/>
          <w:sz w:val="18"/>
          <w:szCs w:val="18"/>
        </w:rPr>
        <w:t>num</w:t>
      </w:r>
      <w:r>
        <w:rPr>
          <w:rFonts w:ascii="Courier New" w:hAnsi="Courier New" w:cs="Courier New" w:hint="eastAsia"/>
          <w:sz w:val="18"/>
          <w:szCs w:val="18"/>
        </w:rPr>
        <w:t>为</w:t>
      </w:r>
      <w:r>
        <w:rPr>
          <w:rFonts w:ascii="Courier New" w:hAnsi="Courier New" w:cs="Courier New" w:hint="eastAsia"/>
          <w:sz w:val="18"/>
          <w:szCs w:val="18"/>
        </w:rPr>
        <w:t>1</w:t>
      </w:r>
      <w:r>
        <w:rPr>
          <w:rFonts w:ascii="Courier New" w:hAnsi="Courier New" w:cs="Courier New"/>
          <w:sz w:val="18"/>
          <w:szCs w:val="18"/>
        </w:rPr>
        <w:t>0</w:t>
      </w:r>
      <w:r>
        <w:rPr>
          <w:rFonts w:ascii="Courier New" w:hAnsi="Courier New" w:cs="Courier New" w:hint="eastAsia"/>
          <w:sz w:val="18"/>
          <w:szCs w:val="18"/>
        </w:rPr>
        <w:t>进制整数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 w:hint="eastAsia"/>
          <w:sz w:val="18"/>
          <w:szCs w:val="18"/>
        </w:rPr>
        <w:t>#</w:t>
      </w:r>
      <w:r>
        <w:rPr>
          <w:rFonts w:ascii="Courier New" w:hAnsi="Courier New" w:cs="Courier New" w:hint="eastAsia"/>
          <w:sz w:val="18"/>
          <w:szCs w:val="18"/>
        </w:rPr>
        <w:t>返回</w:t>
      </w:r>
      <w:r>
        <w:rPr>
          <w:rFonts w:ascii="Courier New" w:hAnsi="Courier New" w:cs="Courier New" w:hint="eastAsia"/>
          <w:sz w:val="18"/>
          <w:szCs w:val="18"/>
        </w:rPr>
        <w:t>7</w:t>
      </w:r>
      <w:r>
        <w:rPr>
          <w:rFonts w:ascii="Courier New" w:hAnsi="Courier New" w:cs="Courier New" w:hint="eastAsia"/>
          <w:sz w:val="18"/>
          <w:szCs w:val="18"/>
        </w:rPr>
        <w:t>进制整数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#</w:t>
      </w:r>
      <w:r>
        <w:rPr>
          <w:rFonts w:ascii="Courier New" w:hAnsi="Courier New" w:cs="Courier New"/>
          <w:sz w:val="18"/>
          <w:szCs w:val="18"/>
        </w:rPr>
        <w:t>不断执行对</w:t>
      </w:r>
      <w:r>
        <w:rPr>
          <w:rFonts w:ascii="Courier New" w:hAnsi="Courier New" w:cs="Courier New"/>
          <w:sz w:val="18"/>
          <w:szCs w:val="18"/>
        </w:rPr>
        <w:t>7</w:t>
      </w:r>
      <w:r>
        <w:rPr>
          <w:rFonts w:ascii="Courier New" w:hAnsi="Courier New" w:cs="Courier New"/>
          <w:sz w:val="18"/>
          <w:szCs w:val="18"/>
        </w:rPr>
        <w:t>取模和取整操作，直到商</w:t>
      </w:r>
      <w:r>
        <w:rPr>
          <w:rFonts w:ascii="Courier New" w:hAnsi="Courier New" w:cs="Courier New" w:hint="eastAsia"/>
          <w:sz w:val="18"/>
          <w:szCs w:val="18"/>
        </w:rPr>
        <w:t>小于</w:t>
      </w:r>
      <w:r>
        <w:rPr>
          <w:rFonts w:ascii="Courier New" w:hAnsi="Courier New" w:cs="Courier New"/>
          <w:sz w:val="18"/>
          <w:szCs w:val="18"/>
        </w:rPr>
        <w:t>7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def convertToBase7(self, num):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if num &lt; 0: 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return '-' + self.convertToBase7(-num)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if num &lt; 7: 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return str(num)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return self.convertToBase7(num // 7) + str(num % 7)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if __name__ == '__main__':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num = 777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solution = Solution()</w:t>
      </w:r>
    </w:p>
    <w:p w:rsidR="008C601E" w:rsidRPr="00C6473A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C6473A">
        <w:rPr>
          <w:rFonts w:ascii="Courier New" w:hAnsi="Courier New" w:cs="Courier New" w:hint="eastAsia"/>
          <w:sz w:val="18"/>
          <w:szCs w:val="18"/>
        </w:rPr>
        <w:t xml:space="preserve">    print("</w:t>
      </w:r>
      <w:r w:rsidRPr="00C6473A">
        <w:rPr>
          <w:rFonts w:ascii="Courier New" w:hAnsi="Courier New" w:cs="Courier New" w:hint="eastAsia"/>
          <w:sz w:val="18"/>
          <w:szCs w:val="18"/>
        </w:rPr>
        <w:t>输入为：</w:t>
      </w:r>
      <w:r w:rsidRPr="00C6473A">
        <w:rPr>
          <w:rFonts w:ascii="Courier New" w:hAnsi="Courier New" w:cs="Courier New" w:hint="eastAsia"/>
          <w:sz w:val="18"/>
          <w:szCs w:val="18"/>
        </w:rPr>
        <w:t>",num)</w:t>
      </w:r>
    </w:p>
    <w:p w:rsidR="008C601E" w:rsidRDefault="008C601E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C6473A">
        <w:rPr>
          <w:rFonts w:ascii="Courier New" w:hAnsi="Courier New" w:cs="Courier New" w:hint="eastAsia"/>
          <w:sz w:val="18"/>
          <w:szCs w:val="18"/>
        </w:rPr>
        <w:t xml:space="preserve">    print("</w:t>
      </w:r>
      <w:r w:rsidRPr="00C6473A">
        <w:rPr>
          <w:rFonts w:ascii="Courier New" w:hAnsi="Courier New" w:cs="Courier New" w:hint="eastAsia"/>
          <w:sz w:val="18"/>
          <w:szCs w:val="18"/>
        </w:rPr>
        <w:t>输出为：</w:t>
      </w:r>
      <w:r w:rsidRPr="00C6473A">
        <w:rPr>
          <w:rFonts w:ascii="Courier New" w:hAnsi="Courier New" w:cs="Courier New" w:hint="eastAsia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>,</w:t>
      </w:r>
      <w:r>
        <w:rPr>
          <w:rFonts w:ascii="Courier New" w:hAnsi="Courier New" w:cs="Courier New" w:hint="eastAsia"/>
          <w:sz w:val="18"/>
          <w:szCs w:val="18"/>
        </w:rPr>
        <w:t>solution.convertToBase7(num))</w:t>
      </w:r>
    </w:p>
    <w:p w:rsidR="00D957E0" w:rsidRPr="006F5A80" w:rsidRDefault="00D957E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75" w:name="_Toc10452791"/>
      <w:bookmarkStart w:id="176" w:name="_Toc17299462"/>
      <w:bookmarkStart w:id="177" w:name="_Toc17300536"/>
      <w:bookmarkStart w:id="178" w:name="_Toc17300844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C56D8D">
        <w:rPr>
          <w:rFonts w:ascii="黑体" w:eastAsia="黑体" w:hAnsi="宋体" w:cs="Times New Roman"/>
          <w:bCs/>
          <w:sz w:val="28"/>
          <w:szCs w:val="28"/>
        </w:rPr>
        <w:t>40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 w:rsidRPr="006F5A80">
        <w:rPr>
          <w:rFonts w:ascii="黑体" w:eastAsia="黑体" w:hAnsi="宋体" w:cs="Times New Roman"/>
          <w:bCs/>
          <w:sz w:val="28"/>
          <w:szCs w:val="28"/>
        </w:rPr>
        <w:t>查找数组中没有出现的所有数字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75"/>
      <w:bookmarkEnd w:id="176"/>
      <w:bookmarkEnd w:id="177"/>
      <w:bookmarkEnd w:id="178"/>
    </w:p>
    <w:p w:rsidR="00D957E0" w:rsidRDefault="00D957E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参数为</w:t>
      </w:r>
      <w:r>
        <w:rPr>
          <w:rFonts w:ascii="Courier New" w:eastAsia="宋体" w:hAnsi="Courier New" w:cs="Courier New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整数列表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返回整数列表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findDisappearedNumbers(self, nums):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len(nums)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 = set(nums)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[i for i in range(1, n+1) if i not in s]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957E0" w:rsidRPr="00094813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094813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D957E0" w:rsidRPr="00094813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094813">
        <w:rPr>
          <w:rFonts w:ascii="Courier New" w:eastAsia="宋体" w:hAnsi="Courier New" w:cs="Courier New"/>
          <w:sz w:val="18"/>
          <w:szCs w:val="18"/>
        </w:rPr>
        <w:t xml:space="preserve">    n = [4,3,2,7,8,2,3,1]</w:t>
      </w:r>
    </w:p>
    <w:p w:rsidR="00D957E0" w:rsidRPr="00094813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09481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94813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094813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D957E0" w:rsidRPr="00094813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09481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94813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094813">
        <w:rPr>
          <w:rFonts w:ascii="Courier New" w:eastAsia="宋体" w:hAnsi="Courier New" w:cs="Courier New" w:hint="eastAsia"/>
          <w:sz w:val="18"/>
          <w:szCs w:val="18"/>
        </w:rPr>
        <w:t>",s.findDisappearedNumbers(n))</w:t>
      </w:r>
    </w:p>
    <w:p w:rsidR="00D957E0" w:rsidRPr="006F5A80" w:rsidRDefault="00D957E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79" w:name="_Toc10452792"/>
      <w:bookmarkStart w:id="180" w:name="_Toc17299463"/>
      <w:bookmarkStart w:id="181" w:name="_Toc17300537"/>
      <w:bookmarkStart w:id="182" w:name="_Toc1730084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C56D8D">
        <w:rPr>
          <w:rFonts w:ascii="黑体" w:eastAsia="黑体" w:hAnsi="宋体" w:cs="Times New Roman"/>
          <w:bCs/>
          <w:sz w:val="28"/>
          <w:szCs w:val="28"/>
        </w:rPr>
        <w:t>41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 w:rsidRPr="006F5A80">
        <w:rPr>
          <w:rFonts w:ascii="黑体" w:eastAsia="黑体" w:hAnsi="宋体" w:cs="Times New Roman"/>
          <w:bCs/>
          <w:sz w:val="28"/>
          <w:szCs w:val="28"/>
        </w:rPr>
        <w:t>回旋镖的数量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79"/>
      <w:bookmarkEnd w:id="180"/>
      <w:bookmarkEnd w:id="181"/>
      <w:bookmarkEnd w:id="182"/>
    </w:p>
    <w:p w:rsidR="00D957E0" w:rsidRDefault="00D957E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Solution(object):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getDistance(self, a, b):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dx = a[0] - b[0]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dy = a[1] - b[1]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dx * dx + dy * dy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numberOfBoomerangs(self, points):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points</w:t>
      </w:r>
      <w:r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points == None: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range(len(points)):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disCount = {}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range(len(points)):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i == j: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continue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distance = self.getDistance(points[i], points[j])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count = disCount.get(distance, 0)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disCount[distance] = count + 1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distance in disCount: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ans += disCount[distance] * (disCount[distance] - 1)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D957E0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957E0" w:rsidRPr="00A00B05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D957E0" w:rsidRPr="00A00B05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/>
          <w:sz w:val="18"/>
          <w:szCs w:val="18"/>
        </w:rPr>
        <w:t xml:space="preserve">    n = [[0,0],[1,0],[2,0]]</w:t>
      </w:r>
    </w:p>
    <w:p w:rsidR="00D957E0" w:rsidRPr="00A00B05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D957E0" w:rsidRPr="00A00B05" w:rsidRDefault="00D957E0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",s.numberOfBoomerangs(n))</w:t>
      </w:r>
    </w:p>
    <w:p w:rsidR="000F546A" w:rsidRDefault="000F546A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83" w:name="_Toc10452793"/>
      <w:bookmarkStart w:id="184" w:name="_Toc17299464"/>
      <w:bookmarkStart w:id="185" w:name="_Toc17300538"/>
      <w:bookmarkStart w:id="186" w:name="_Toc1730084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5C68CD">
        <w:rPr>
          <w:rFonts w:ascii="黑体" w:eastAsia="黑体" w:hAnsi="宋体" w:cs="Times New Roman"/>
          <w:bCs/>
          <w:sz w:val="28"/>
          <w:szCs w:val="28"/>
        </w:rPr>
        <w:t>42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 xml:space="preserve">合并排序数组 </w:t>
      </w:r>
      <w:r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</w:t>
      </w:r>
      <w:bookmarkEnd w:id="183"/>
      <w:bookmarkEnd w:id="184"/>
      <w:bookmarkEnd w:id="185"/>
      <w:bookmarkEnd w:id="186"/>
    </w:p>
    <w:p w:rsidR="000F546A" w:rsidRDefault="000F546A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A: </w:t>
      </w:r>
      <w:r>
        <w:rPr>
          <w:rFonts w:ascii="Courier New" w:eastAsia="宋体" w:hAnsi="Courier New" w:cs="Courier New" w:hint="eastAsia"/>
          <w:sz w:val="18"/>
          <w:szCs w:val="18"/>
        </w:rPr>
        <w:t>已排序整数数组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有</w:t>
      </w:r>
      <w:r>
        <w:rPr>
          <w:rFonts w:ascii="Courier New" w:eastAsia="宋体" w:hAnsi="Courier New" w:cs="Courier New" w:hint="eastAsia"/>
          <w:sz w:val="18"/>
          <w:szCs w:val="18"/>
        </w:rPr>
        <w:t>m</w:t>
      </w:r>
      <w:r>
        <w:rPr>
          <w:rFonts w:ascii="Courier New" w:eastAsia="宋体" w:hAnsi="Courier New" w:cs="Courier New" w:hint="eastAsia"/>
          <w:sz w:val="18"/>
          <w:szCs w:val="18"/>
        </w:rPr>
        <w:t>个元素，但是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的大小是</w:t>
      </w:r>
      <w:r>
        <w:rPr>
          <w:rFonts w:ascii="Courier New" w:eastAsia="宋体" w:hAnsi="Courier New" w:cs="Courier New" w:hint="eastAsia"/>
          <w:sz w:val="18"/>
          <w:szCs w:val="18"/>
        </w:rPr>
        <w:t>m+n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m: 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B: </w:t>
      </w:r>
      <w:r>
        <w:rPr>
          <w:rFonts w:ascii="Courier New" w:eastAsia="宋体" w:hAnsi="Courier New" w:cs="Courier New" w:hint="eastAsia"/>
          <w:sz w:val="18"/>
          <w:szCs w:val="18"/>
        </w:rPr>
        <w:t>已排序整数数组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，它有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个元素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n: 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无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mergeSortedArray(self, A, m, B, n):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i, j = m-1, n-1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t = len(A)-1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i &gt;= 0 or j &gt;= 0: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i &lt; 0 or (j &gt;= 0 and B[j] &gt; A[i]):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A[t] = B[j]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j -= 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else: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A[t] = A[i]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 -= 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t -= 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[1,2,3,0,0]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m = 3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B = [4,5]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 = 2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solution.mergeSortedArray(A, m, B, n)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A = [1,2,3,0,0],  3,  B = [4,5],  2")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0F546A" w:rsidRDefault="000F546A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87" w:name="_Toc10452794"/>
      <w:bookmarkStart w:id="188" w:name="_Toc17299465"/>
      <w:bookmarkStart w:id="189" w:name="_Toc17300539"/>
      <w:bookmarkStart w:id="190" w:name="_Toc17300847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5C68CD">
        <w:rPr>
          <w:rFonts w:ascii="黑体" w:eastAsia="黑体" w:hAnsi="宋体" w:cs="Times New Roman"/>
          <w:bCs/>
          <w:sz w:val="28"/>
          <w:szCs w:val="28"/>
        </w:rPr>
        <w:t>43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最小路径和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87"/>
      <w:bookmarkEnd w:id="188"/>
      <w:bookmarkEnd w:id="189"/>
      <w:bookmarkEnd w:id="190"/>
    </w:p>
    <w:p w:rsidR="000F546A" w:rsidRDefault="000F546A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grid: </w:t>
      </w:r>
      <w:r>
        <w:rPr>
          <w:rFonts w:ascii="Courier New" w:eastAsia="宋体" w:hAnsi="Courier New" w:cs="Courier New" w:hint="eastAsia"/>
          <w:sz w:val="18"/>
          <w:szCs w:val="18"/>
        </w:rPr>
        <w:t>二维整数数组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一</w:t>
      </w:r>
      <w:r w:rsidR="005C68CD">
        <w:rPr>
          <w:rFonts w:ascii="Courier New" w:eastAsia="宋体" w:hAnsi="Courier New" w:cs="Courier New" w:hint="eastAsia"/>
          <w:sz w:val="18"/>
          <w:szCs w:val="18"/>
        </w:rPr>
        <w:t>个整数，使其路径上的所有数字之和最小化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minPathSum(self, grid):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range(len(grid)):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for j in range(len(grid[0])):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if i == 0 and j &gt; 0: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grid[i][j] += grid[i][j-1]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elif j == 0 and i &gt; 0: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grid[i][j] += grid[i-1][j]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elif i &gt; 0 and j &gt; 0: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grid[i][j] += min(grid[i-1][j], grid[i][j-1])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grid[len(grid) - 1][len(grid[0]) - 1]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grid = [[1,3,1],[1,5,1],[4,2,1]]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length = solution.minPathSum(grid)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grid)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length)</w:t>
      </w:r>
    </w:p>
    <w:p w:rsidR="000F546A" w:rsidRDefault="000F546A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91" w:name="_Toc10452795"/>
      <w:bookmarkStart w:id="192" w:name="_Toc17299466"/>
      <w:bookmarkStart w:id="193" w:name="_Toc17300540"/>
      <w:bookmarkStart w:id="194" w:name="_Toc1730084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5C68CD">
        <w:rPr>
          <w:rFonts w:ascii="黑体" w:eastAsia="黑体" w:hAnsi="宋体" w:cs="Times New Roman"/>
          <w:bCs/>
          <w:sz w:val="28"/>
          <w:szCs w:val="28"/>
        </w:rPr>
        <w:t>44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大小写转换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91"/>
      <w:bookmarkEnd w:id="192"/>
      <w:bookmarkEnd w:id="193"/>
      <w:bookmarkEnd w:id="194"/>
    </w:p>
    <w:p w:rsidR="000F546A" w:rsidRDefault="000F546A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character: </w:t>
      </w:r>
      <w:r>
        <w:rPr>
          <w:rFonts w:ascii="Courier New" w:eastAsia="宋体" w:hAnsi="Courier New" w:cs="Courier New" w:hint="eastAsia"/>
          <w:sz w:val="18"/>
          <w:szCs w:val="18"/>
        </w:rPr>
        <w:t>字符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字符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lowercaseToUppercase(self, character):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#ASCII</w:t>
      </w:r>
      <w:r>
        <w:rPr>
          <w:rFonts w:ascii="Courier New" w:eastAsia="宋体" w:hAnsi="Courier New" w:cs="Courier New" w:hint="eastAsia"/>
          <w:sz w:val="18"/>
          <w:szCs w:val="18"/>
        </w:rPr>
        <w:t>码中小写字母与对应的大写字母相差</w:t>
      </w:r>
      <w:r>
        <w:rPr>
          <w:rFonts w:ascii="Courier New" w:eastAsia="宋体" w:hAnsi="Courier New" w:cs="Courier New" w:hint="eastAsia"/>
          <w:sz w:val="18"/>
          <w:szCs w:val="18"/>
        </w:rPr>
        <w:t>32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chr(ord(character) - 32)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solution.lowercaseToUppercase('a')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a")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D957E0" w:rsidRPr="00822FD4" w:rsidRDefault="00D957E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95" w:name="_Toc10452796"/>
      <w:bookmarkStart w:id="196" w:name="_Toc17299467"/>
      <w:bookmarkStart w:id="197" w:name="_Toc17300541"/>
      <w:bookmarkStart w:id="198" w:name="_Toc17300849"/>
      <w:r w:rsidRPr="00822FD4"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5C68CD">
        <w:rPr>
          <w:rFonts w:ascii="黑体" w:eastAsia="黑体" w:hAnsi="宋体" w:cs="Times New Roman"/>
          <w:bCs/>
          <w:sz w:val="28"/>
          <w:szCs w:val="28"/>
        </w:rPr>
        <w:t>45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】原子的数量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95"/>
      <w:bookmarkEnd w:id="196"/>
      <w:bookmarkEnd w:id="197"/>
      <w:bookmarkEnd w:id="198"/>
    </w:p>
    <w:p w:rsidR="00D957E0" w:rsidRPr="00822FD4" w:rsidRDefault="00D957E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import re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import collections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Solution(object):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countOfAtoms(self, formula):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parse = re.findall(r"([A-Z][a-z]*)(\d*)|(\()|(\))(\d*)", formula)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stack = [collections.Counter()]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for name, m1, left_open, right_open, m2 in parse: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name: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stack[-1][name] += int(m1 or 1)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left_open: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stack.append(collections.Counter())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right_open: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top = stack.pop()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for k in top: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stack[-1][k] += top[k] * int(m2 or 1)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"".join(name + (str(stack[-1][name]) if stack[-1][name] &gt; 1 else '') for name in sorted(stack[-1]))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Test_in = "H2O"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Test_out = solution.countOfAtoms(Test_in)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",Test_in)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",Test_out)</w:t>
      </w:r>
    </w:p>
    <w:p w:rsidR="00D957E0" w:rsidRPr="00822FD4" w:rsidRDefault="00D957E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99" w:name="_Toc10452797"/>
      <w:bookmarkStart w:id="200" w:name="_Toc17299468"/>
      <w:bookmarkStart w:id="201" w:name="_Toc17300542"/>
      <w:bookmarkStart w:id="202" w:name="_Toc17300850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CF6480">
        <w:rPr>
          <w:rFonts w:ascii="黑体" w:eastAsia="黑体" w:hAnsi="宋体" w:cs="Times New Roman"/>
          <w:bCs/>
          <w:sz w:val="28"/>
          <w:szCs w:val="28"/>
        </w:rPr>
        <w:t>46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矩阵中的最长递增路径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199"/>
      <w:bookmarkEnd w:id="200"/>
      <w:bookmarkEnd w:id="201"/>
      <w:bookmarkEnd w:id="202"/>
    </w:p>
    <w:p w:rsidR="00D957E0" w:rsidRPr="00822FD4" w:rsidRDefault="00D957E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DIRECTIONS = [(1, 0), (-1, 0), (0, -1), (0, 1)]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matrix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为整数矩阵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longestIncreasingPath(self, matrix):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not matrix or not matrix[0]: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sequence = []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 xml:space="preserve">        for i in range(len(matrix)):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for j in range(len(matrix[0])):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sequence.append((matrix[i][j], i, j))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sequence.sort()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check = {}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for h, x, y in sequence: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cur_pos = (x, y)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cur_pos not in check: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check[cur_pos] = 1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cur_path = 0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for dx, dy in DIRECTIONS: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if self.is_valid(x+dx, y+dy, matrix, h):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cur_path = max(cur_path, check[(x+dx, y+dy)])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check[cur_pos] += cur_path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vals = check.values()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max(vals)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is_valid(self, x, y, matrix, h):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row, col = len(matrix), len(matrix[0])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x &gt;= 0 and x &lt; row and y &gt;=</w:t>
      </w:r>
      <w:r w:rsidR="00CF6480">
        <w:rPr>
          <w:rFonts w:ascii="Courier New" w:eastAsia="宋体" w:hAnsi="Courier New" w:cs="Courier New"/>
          <w:sz w:val="18"/>
          <w:szCs w:val="18"/>
        </w:rPr>
        <w:t xml:space="preserve"> 0 and y &lt; col and matrix[x][y]&lt;</w:t>
      </w:r>
      <w:r w:rsidRPr="00822FD4">
        <w:rPr>
          <w:rFonts w:ascii="Courier New" w:eastAsia="宋体" w:hAnsi="Courier New" w:cs="Courier New"/>
          <w:sz w:val="18"/>
          <w:szCs w:val="18"/>
        </w:rPr>
        <w:t>h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Test_in = [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[9,9,4],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[6,6,8],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[2,1,1]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]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Test_out = solution.longestIncreasingPath(Test_in)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",Test_in)</w:t>
      </w:r>
    </w:p>
    <w:p w:rsidR="00D957E0" w:rsidRPr="00822FD4" w:rsidRDefault="00D957E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",Test_out)</w:t>
      </w:r>
    </w:p>
    <w:p w:rsidR="000F546A" w:rsidRDefault="000F546A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03" w:name="_Toc10452798"/>
      <w:bookmarkStart w:id="204" w:name="_Toc17299469"/>
      <w:bookmarkStart w:id="205" w:name="_Toc17300543"/>
      <w:bookmarkStart w:id="206" w:name="_Toc1730085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CF6480">
        <w:rPr>
          <w:rFonts w:ascii="黑体" w:eastAsia="黑体" w:hAnsi="宋体" w:cs="Times New Roman"/>
          <w:bCs/>
          <w:sz w:val="28"/>
          <w:szCs w:val="28"/>
        </w:rPr>
        <w:t>47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大小写转换</w:t>
      </w:r>
      <w:r w:rsidR="00CF648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F648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03"/>
      <w:bookmarkEnd w:id="204"/>
      <w:bookmarkEnd w:id="205"/>
      <w:bookmarkEnd w:id="206"/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0F546A" w:rsidRDefault="000F546A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str: </w:t>
      </w:r>
      <w:r>
        <w:rPr>
          <w:rFonts w:ascii="Courier New" w:eastAsia="宋体" w:hAnsi="Courier New" w:cs="Courier New" w:hint="eastAsia"/>
          <w:sz w:val="18"/>
          <w:szCs w:val="18"/>
        </w:rPr>
        <w:t>字符串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字符串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lowercaseToUppercase2(self, str):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p = list(str)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</w:t>
      </w:r>
      <w:r>
        <w:rPr>
          <w:rFonts w:ascii="Courier New" w:eastAsia="宋体" w:hAnsi="Courier New" w:cs="Courier New" w:hint="eastAsia"/>
          <w:sz w:val="18"/>
          <w:szCs w:val="18"/>
        </w:rPr>
        <w:t>遍历整个字符串，将所有的小写字母转成大写字母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range(len(p)):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p[i] &gt;= 'a' and p[i] &lt;= 'z':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p[i] = chr(ord(p[i]) - 32)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return ''.join(p)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s1 = "abC12"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solution.lowercaseToUppercase2(s1)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s1)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0F546A" w:rsidRDefault="000F546A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07" w:name="_Toc10452799"/>
      <w:bookmarkStart w:id="208" w:name="_Toc17299470"/>
      <w:bookmarkStart w:id="209" w:name="_Toc17300544"/>
      <w:bookmarkStart w:id="210" w:name="_Toc1730085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8A37D6">
        <w:rPr>
          <w:rFonts w:ascii="黑体" w:eastAsia="黑体" w:hAnsi="宋体" w:cs="Times New Roman"/>
          <w:bCs/>
          <w:sz w:val="28"/>
          <w:szCs w:val="28"/>
        </w:rPr>
        <w:t>48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水仙花数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07"/>
      <w:bookmarkEnd w:id="208"/>
      <w:bookmarkEnd w:id="209"/>
      <w:bookmarkEnd w:id="210"/>
    </w:p>
    <w:p w:rsidR="000F546A" w:rsidRDefault="000F546A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n: </w:t>
      </w:r>
      <w:r>
        <w:rPr>
          <w:rFonts w:ascii="Courier New" w:eastAsia="宋体" w:hAnsi="Courier New" w:cs="Courier New" w:hint="eastAsia"/>
          <w:sz w:val="18"/>
          <w:szCs w:val="18"/>
        </w:rPr>
        <w:t>数字的位数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@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所有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位数的水仙花数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getNarcissisticNumbers(self, n):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res = []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x in range([0, 10**(n-1)][n &gt; 1], 10**n):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y, k = x, 0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while x &gt; 0: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k += (x % 10)**n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x //= 10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k == y: res.append(k)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res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 = 4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solution.getNarcissisticNumbers(n)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n)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11" w:name="_Toc10452800"/>
      <w:bookmarkStart w:id="212" w:name="_Toc17299471"/>
      <w:bookmarkStart w:id="213" w:name="_Toc17300545"/>
      <w:bookmarkStart w:id="214" w:name="_Toc17300853"/>
      <w:r>
        <w:rPr>
          <w:rFonts w:ascii="黑体" w:eastAsia="黑体" w:hAnsi="宋体" w:cs="Times New Roman"/>
          <w:bCs/>
          <w:sz w:val="28"/>
          <w:szCs w:val="28"/>
        </w:rPr>
        <w:t>【例4</w:t>
      </w:r>
      <w:r w:rsidR="00CD6865">
        <w:rPr>
          <w:rFonts w:ascii="黑体" w:eastAsia="黑体" w:hAnsi="宋体" w:cs="Times New Roman"/>
          <w:bCs/>
          <w:sz w:val="28"/>
          <w:szCs w:val="28"/>
        </w:rPr>
        <w:t>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余弦相似度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11"/>
      <w:bookmarkEnd w:id="212"/>
      <w:bookmarkEnd w:id="213"/>
      <w:bookmarkEnd w:id="214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</w:t>
      </w:r>
      <w:r>
        <w:rPr>
          <w:rFonts w:ascii="Courier New" w:eastAsia="宋体" w:hAnsi="Courier New" w:cs="Courier New" w:hint="eastAsia"/>
          <w:sz w:val="18"/>
          <w:szCs w:val="18"/>
        </w:rPr>
        <w:t>m</w:t>
      </w:r>
      <w:r>
        <w:rPr>
          <w:rFonts w:ascii="Courier New" w:eastAsia="宋体" w:hAnsi="Courier New" w:cs="Courier New"/>
          <w:sz w:val="18"/>
          <w:szCs w:val="18"/>
        </w:rPr>
        <w:t>port math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，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都是一个整型数组，表示两个矢量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返回值是两个输入矢量的余弦相似度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cosineSimilarity(self, A, B):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len(A) != len(B):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return 2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len(A)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up =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up += A[i] * B[i]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down = sum(a*a for a in A) * sum(b*b for b in B)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down == 0: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2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up / math.sqrt(down)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ind w:firstLineChars="400" w:firstLine="72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generator_A = [1,4,0]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generator_B = [1,2,3]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 A=", generator_A)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 B=", generator_B)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 ", solution.cosineSimilarity(generator_A,generator_B))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15" w:name="_Toc10452801"/>
      <w:bookmarkStart w:id="216" w:name="_Toc17299472"/>
      <w:bookmarkStart w:id="217" w:name="_Toc17300546"/>
      <w:bookmarkStart w:id="218" w:name="_Toc1730085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F2524E">
        <w:rPr>
          <w:rFonts w:ascii="黑体" w:eastAsia="黑体" w:hAnsi="宋体" w:cs="Times New Roman"/>
          <w:bCs/>
          <w:color w:val="000000" w:themeColor="text1"/>
          <w:sz w:val="28"/>
          <w:szCs w:val="28"/>
        </w:rPr>
        <w:t>50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链表节点计数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15"/>
      <w:bookmarkEnd w:id="216"/>
      <w:bookmarkEnd w:id="217"/>
      <w:bookmarkEnd w:id="218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head</w:t>
      </w:r>
      <w:r>
        <w:rPr>
          <w:rFonts w:ascii="Courier New" w:eastAsia="宋体" w:hAnsi="Courier New" w:cs="Courier New" w:hint="eastAsia"/>
          <w:sz w:val="18"/>
          <w:szCs w:val="18"/>
        </w:rPr>
        <w:t>是链表的头部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返回值是链表的长度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ListNode(object):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val, next=None):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self.next = next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countNodes(self, head):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cnt =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head is not None: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cnt += 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head = head.next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cnt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node1 = ListNode(1)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node2 = ListNode(2)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node3 = ListNode(3)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node4 = ListNode(4)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node1.next = node2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node2.next = node3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node3.next = node4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>solution = Solution()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 ", node1.val,node2.val,node3.val,node4.val)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 ", solution.</w:t>
      </w:r>
      <w:r>
        <w:rPr>
          <w:rFonts w:ascii="Courier New" w:eastAsia="宋体" w:hAnsi="Courier New" w:cs="Courier New"/>
          <w:sz w:val="18"/>
          <w:szCs w:val="18"/>
        </w:rPr>
        <w:t xml:space="preserve"> countNodes</w:t>
      </w:r>
      <w:r>
        <w:rPr>
          <w:rFonts w:ascii="Courier New" w:eastAsia="宋体" w:hAnsi="Courier New" w:cs="Courier New" w:hint="eastAsia"/>
          <w:sz w:val="18"/>
          <w:szCs w:val="18"/>
        </w:rPr>
        <w:t>(</w:t>
      </w:r>
      <w:r>
        <w:rPr>
          <w:rFonts w:ascii="Courier New" w:eastAsia="宋体" w:hAnsi="Courier New" w:cs="Courier New"/>
          <w:sz w:val="18"/>
          <w:szCs w:val="18"/>
        </w:rPr>
        <w:t>node1</w:t>
      </w:r>
      <w:r>
        <w:rPr>
          <w:rFonts w:ascii="Courier New" w:eastAsia="宋体" w:hAnsi="Courier New" w:cs="Courier New" w:hint="eastAsia"/>
          <w:sz w:val="18"/>
          <w:szCs w:val="18"/>
        </w:rPr>
        <w:t>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19" w:name="_Toc10452802"/>
      <w:bookmarkStart w:id="220" w:name="_Toc17299473"/>
      <w:bookmarkStart w:id="221" w:name="_Toc17300547"/>
      <w:bookmarkStart w:id="222" w:name="_Toc1730085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F2524E">
        <w:rPr>
          <w:rFonts w:ascii="黑体" w:eastAsia="黑体" w:hAnsi="宋体" w:cs="Times New Roman"/>
          <w:bCs/>
          <w:sz w:val="28"/>
          <w:szCs w:val="28"/>
        </w:rPr>
        <w:t>5</w:t>
      </w:r>
      <w:r>
        <w:rPr>
          <w:rFonts w:ascii="黑体" w:eastAsia="黑体" w:hAnsi="宋体" w:cs="Times New Roman"/>
          <w:bCs/>
          <w:sz w:val="28"/>
          <w:szCs w:val="28"/>
        </w:rPr>
        <w:t>1】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最高频的K个单词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19"/>
      <w:bookmarkEnd w:id="220"/>
      <w:bookmarkEnd w:id="221"/>
      <w:bookmarkEnd w:id="222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words</w:t>
      </w:r>
      <w:r>
        <w:rPr>
          <w:rFonts w:ascii="Courier New" w:eastAsia="宋体" w:hAnsi="Courier New" w:cs="Courier New" w:hint="eastAsia"/>
          <w:sz w:val="18"/>
          <w:szCs w:val="18"/>
        </w:rPr>
        <w:t>是一个字符串数组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代表第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高频率出现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返回值是一个字符串数组，表示出现频率前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高字符串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topKFrequentWords(self, words, k):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dict = {}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[]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word in words: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word not in dict: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dict[word] = 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dict[word] += 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sorted_d = sorted(dict.items(), key=lambda x:x[1], reverse=True)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range(k):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res.append(sorted_d[i][0])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 = ["yes", "l</w:t>
      </w:r>
      <w:r>
        <w:rPr>
          <w:rFonts w:ascii="Courier New" w:eastAsia="宋体" w:hAnsi="Courier New" w:cs="Courier New" w:hint="eastAsia"/>
          <w:sz w:val="18"/>
          <w:szCs w:val="18"/>
        </w:rPr>
        <w:t>ong</w:t>
      </w:r>
      <w:r>
        <w:rPr>
          <w:rFonts w:ascii="Courier New" w:eastAsia="宋体" w:hAnsi="Courier New" w:cs="Courier New"/>
          <w:sz w:val="18"/>
          <w:szCs w:val="18"/>
        </w:rPr>
        <w:t>", "code",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"yes", "code", "baby",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"you", "baby", "chrome",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"safari", "l</w:t>
      </w:r>
      <w:r>
        <w:rPr>
          <w:rFonts w:ascii="Courier New" w:eastAsia="宋体" w:hAnsi="Courier New" w:cs="Courier New" w:hint="eastAsia"/>
          <w:sz w:val="18"/>
          <w:szCs w:val="18"/>
        </w:rPr>
        <w:t>ong</w:t>
      </w:r>
      <w:r>
        <w:rPr>
          <w:rFonts w:ascii="Courier New" w:eastAsia="宋体" w:hAnsi="Courier New" w:cs="Courier New"/>
          <w:sz w:val="18"/>
          <w:szCs w:val="18"/>
        </w:rPr>
        <w:t>", "code",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"body", "l</w:t>
      </w:r>
      <w:r>
        <w:rPr>
          <w:rFonts w:ascii="Courier New" w:eastAsia="宋体" w:hAnsi="Courier New" w:cs="Courier New" w:hint="eastAsia"/>
          <w:sz w:val="18"/>
          <w:szCs w:val="18"/>
        </w:rPr>
        <w:t>ong</w:t>
      </w:r>
      <w:r>
        <w:rPr>
          <w:rFonts w:ascii="Courier New" w:eastAsia="宋体" w:hAnsi="Courier New" w:cs="Courier New"/>
          <w:sz w:val="18"/>
          <w:szCs w:val="18"/>
        </w:rPr>
        <w:t>", "code"]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k = 4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54289D" w:rsidRDefault="0054289D" w:rsidP="008F25D0">
      <w:pPr>
        <w:ind w:leftChars="150" w:left="315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</w:t>
      </w:r>
      <w:r>
        <w:rPr>
          <w:rFonts w:ascii="Courier New" w:eastAsia="宋体" w:hAnsi="Courier New" w:cs="Courier New"/>
          <w:sz w:val="18"/>
          <w:szCs w:val="18"/>
        </w:rPr>
        <w:t xml:space="preserve"> ", generator)</w:t>
      </w:r>
    </w:p>
    <w:p w:rsidR="0054289D" w:rsidRDefault="0054289D" w:rsidP="008F25D0">
      <w:pPr>
        <w:ind w:leftChars="150" w:left="315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</w:t>
      </w:r>
      <w:r>
        <w:rPr>
          <w:rFonts w:ascii="Courier New" w:eastAsia="宋体" w:hAnsi="Courier New" w:cs="Courier New"/>
          <w:sz w:val="18"/>
          <w:szCs w:val="18"/>
        </w:rPr>
        <w:t xml:space="preserve"> ","k = ", k)</w:t>
      </w:r>
    </w:p>
    <w:p w:rsidR="0054289D" w:rsidRDefault="0054289D" w:rsidP="008F25D0">
      <w:pPr>
        <w:ind w:leftChars="150" w:left="315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 ", solution.topKFrequentWords(generator,k))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23" w:name="_Toc10452803"/>
      <w:bookmarkStart w:id="224" w:name="_Toc17299474"/>
      <w:bookmarkStart w:id="225" w:name="_Toc17300548"/>
      <w:bookmarkStart w:id="226" w:name="_Toc1730085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F2524E">
        <w:rPr>
          <w:rFonts w:ascii="黑体" w:eastAsia="黑体" w:hAnsi="宋体" w:cs="Times New Roman"/>
          <w:bCs/>
          <w:sz w:val="28"/>
          <w:szCs w:val="28"/>
        </w:rPr>
        <w:t>52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单词的添加与查找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23"/>
      <w:bookmarkEnd w:id="224"/>
      <w:bookmarkEnd w:id="225"/>
      <w:bookmarkEnd w:id="226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 w:hint="eastAsia"/>
          <w:sz w:val="18"/>
          <w:szCs w:val="18"/>
        </w:rPr>
        <w:t>#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word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是要添加的的单词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 w:hint="eastAsia"/>
          <w:sz w:val="18"/>
          <w:szCs w:val="18"/>
        </w:rPr>
        <w:t>#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返回值是个布尔值，查找单词成功则返回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True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，否则，</w:t>
      </w:r>
      <w:r w:rsidR="00F2524E">
        <w:rPr>
          <w:rFonts w:ascii="Courier New" w:eastAsia="宋体" w:hAnsi="Courier New" w:cs="Courier New" w:hint="eastAsia"/>
          <w:sz w:val="18"/>
          <w:szCs w:val="18"/>
        </w:rPr>
        <w:t>返回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False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lastRenderedPageBreak/>
        <w:t>class TrieNode: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def __init__(self):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self.children = {}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self.is_word = False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>class WordDictionary: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def __init__(self):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self.root = TrieNode()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def addWord(self, word):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node = self.root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for c in word: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    if c not in node.children: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        node.children[c] = TrieNode()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    node = node.children[c]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node.is_word =True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def search(self, word):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if word is None: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return self.search_helper(self.root, word, 0)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def search_helper(self, node, word, index):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if node is None: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if index &gt;= len(word):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    return node.is_word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char = word[index]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if char != '.':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    return self.search_helper(node.children.get(char), word, index + 1)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for child in node.children: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    if self.search_helper(node.children[child], word, index + 1):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        return True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    return False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 w:hint="eastAsia"/>
          <w:sz w:val="18"/>
          <w:szCs w:val="18"/>
        </w:rPr>
        <w:t>#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solution = WordDictionary()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solution.addWord("bad")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solution.addWord("dad")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solution.addWord("mad")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 w:hint="eastAsia"/>
          <w:sz w:val="18"/>
          <w:szCs w:val="18"/>
        </w:rPr>
        <w:t xml:space="preserve">    print('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 xml:space="preserve"> addWord("bad"),addWord("dad"),addWord("mad")')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 w:hint="eastAsia"/>
          <w:sz w:val="18"/>
          <w:szCs w:val="18"/>
        </w:rPr>
        <w:t xml:space="preserve">    print('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 xml:space="preserve"> search("pad"),search("dad"),search(".ad"),search("b..")')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F36AB8">
        <w:rPr>
          <w:rFonts w:ascii="Courier New" w:eastAsia="宋体" w:hAnsi="Courier New" w:cs="Courier New" w:hint="eastAsia"/>
          <w:sz w:val="18"/>
          <w:szCs w:val="18"/>
        </w:rPr>
        <w:t xml:space="preserve"> ",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solution.search("pad"),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solution.search("bad"),</w:t>
      </w:r>
    </w:p>
    <w:p w:rsidR="0054289D" w:rsidRPr="00F36AB8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solution.search(".ad"),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F36AB8">
        <w:rPr>
          <w:rFonts w:ascii="Courier New" w:eastAsia="宋体" w:hAnsi="Courier New" w:cs="Courier New"/>
          <w:sz w:val="18"/>
          <w:szCs w:val="18"/>
        </w:rPr>
        <w:t xml:space="preserve">    solution.search("b.."))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27" w:name="_Toc10452804"/>
      <w:bookmarkStart w:id="228" w:name="_Toc17299475"/>
      <w:bookmarkStart w:id="229" w:name="_Toc17300549"/>
      <w:bookmarkStart w:id="230" w:name="_Toc17300857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F2524E">
        <w:rPr>
          <w:rFonts w:ascii="黑体" w:eastAsia="黑体" w:hAnsi="宋体" w:cs="Times New Roman"/>
          <w:bCs/>
          <w:sz w:val="28"/>
          <w:szCs w:val="28"/>
        </w:rPr>
        <w:t>53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石子归并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27"/>
      <w:bookmarkEnd w:id="228"/>
      <w:bookmarkEnd w:id="229"/>
      <w:bookmarkEnd w:id="230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是一个整型数组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返回值是一个整数，表示最小的合并代价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075BB0">
        <w:rPr>
          <w:rFonts w:ascii="Courier New" w:eastAsia="宋体" w:hAnsi="Courier New" w:cs="Courier New"/>
          <w:sz w:val="18"/>
          <w:szCs w:val="18"/>
        </w:rPr>
        <w:t>import sys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stoneGame(self, A):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len(A)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&lt; 2: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[[0] * n for _ in range(n)]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cut = [[0] * n for _ in range(n)]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range_sum = self.get_range_sum(A)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 - 1):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dp[i][i + 1] = A[i] + A[i + 1]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cut[i][i + 1] = i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length in range(3, n + 1):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i in range(n - length + 1):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j = i + length - 1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dp[i][j] = sys.maxsize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mid in range(cut[i][j - 1], cut[i + 1][j] + 1):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dp[i][j] &gt; dp[i][mid] + dp[mid + 1][j] + range_sum[i][j]: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dp[i][j] = dp[i][mid] + dp[mid + 1][j] + range_sum[i][j]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cut[i][j] = mid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dp[0][n - 1]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get_range_sum(self, A):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len(A)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range_sum = [[0] * n for _ in range(len(A))]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range_sum[i][i] = A[i]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range(i + 1, n):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range_sum[i][j] = range_sum[i][j - 1] + A[j]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range_sum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 = [3,4,3]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generator)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solution.stoneGame(generator))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31" w:name="_Toc10452805"/>
      <w:bookmarkStart w:id="232" w:name="_Toc17299476"/>
      <w:bookmarkStart w:id="233" w:name="_Toc17300550"/>
      <w:bookmarkStart w:id="234" w:name="_Toc17300858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1364E5">
        <w:rPr>
          <w:rFonts w:ascii="黑体" w:eastAsia="黑体" w:hAnsi="宋体" w:cs="Times New Roman"/>
          <w:bCs/>
          <w:sz w:val="28"/>
          <w:szCs w:val="28"/>
        </w:rPr>
        <w:t>54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简单计算器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31"/>
      <w:bookmarkEnd w:id="232"/>
      <w:bookmarkEnd w:id="233"/>
      <w:bookmarkEnd w:id="234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，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是两个任意整数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operator</w:t>
      </w:r>
      <w:r>
        <w:rPr>
          <w:rFonts w:ascii="Courier New" w:eastAsia="宋体" w:hAnsi="Courier New" w:cs="Courier New" w:hint="eastAsia"/>
          <w:sz w:val="18"/>
          <w:szCs w:val="18"/>
        </w:rPr>
        <w:t>是运算符</w:t>
      </w:r>
      <w:r>
        <w:rPr>
          <w:rFonts w:ascii="Courier New" w:eastAsia="宋体" w:hAnsi="Courier New" w:cs="Courier New"/>
          <w:sz w:val="18"/>
          <w:szCs w:val="18"/>
        </w:rPr>
        <w:t>+, -, *, /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返回值是浮点型运算结果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class </w:t>
      </w:r>
      <w:r>
        <w:rPr>
          <w:rFonts w:ascii="Courier New" w:eastAsia="宋体" w:hAnsi="Courier New" w:cs="Courier New" w:hint="eastAsia"/>
          <w:sz w:val="18"/>
          <w:szCs w:val="18"/>
        </w:rPr>
        <w:t>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calculate(self, a, operator, b):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operator == '+':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a + b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elif operator == '-':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a - b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elif operator == '*':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a * b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elif operator == '/':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a / b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a=8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b=3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operator1='+'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operator2='-'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operator3='*'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operator4='/'solution = Solution()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a ,operator1 ,b)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solution.calculate(a,operator1,b))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a ,operator2 ,b)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solution.calculate(a,operator2,b))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a ,operator3 ,b)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solution.calculate(a,operator3,b))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a ,operator4 ,b)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solution.calculate(a,operator4,b))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35" w:name="_Toc10452806"/>
      <w:bookmarkStart w:id="236" w:name="_Toc17299477"/>
      <w:bookmarkStart w:id="237" w:name="_Toc17300551"/>
      <w:bookmarkStart w:id="238" w:name="_Toc1730085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1364E5">
        <w:rPr>
          <w:rFonts w:ascii="黑体" w:eastAsia="黑体" w:hAnsi="宋体" w:cs="Times New Roman"/>
          <w:bCs/>
          <w:sz w:val="28"/>
          <w:szCs w:val="28"/>
        </w:rPr>
        <w:t>55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数组第二大数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35"/>
      <w:bookmarkEnd w:id="236"/>
      <w:bookmarkEnd w:id="237"/>
      <w:bookmarkEnd w:id="238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 w:hint="eastAsia"/>
          <w:sz w:val="18"/>
          <w:szCs w:val="18"/>
        </w:rPr>
        <w:t>#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>nums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>是一个整型数组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 w:hint="eastAsia"/>
          <w:sz w:val="18"/>
          <w:szCs w:val="18"/>
        </w:rPr>
        <w:t>#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>返回值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>secValue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>是数组中第二大数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def secondMax(self, nums):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    maxValue = max(nums[0], nums[1])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lastRenderedPageBreak/>
        <w:t xml:space="preserve">        secValue = min(nums[0], nums[1])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    for i in range(2, len(nums)):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        if nums[i] &gt; maxValue: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            secValue = maxValue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            maxValue = nums[i]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        elif nums[i] &gt; secValue: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            secValue = nums[i]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    return secValue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 w:hint="eastAsia"/>
          <w:sz w:val="18"/>
          <w:szCs w:val="18"/>
        </w:rPr>
        <w:t>#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generator = [3,4,7,9]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54289D" w:rsidRPr="00657CE3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 xml:space="preserve"> ", generator)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57CE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657CE3">
        <w:rPr>
          <w:rFonts w:ascii="Courier New" w:eastAsia="宋体" w:hAnsi="Courier New" w:cs="Courier New" w:hint="eastAsia"/>
          <w:sz w:val="18"/>
          <w:szCs w:val="18"/>
        </w:rPr>
        <w:t xml:space="preserve"> ", solution.secondMax(generator))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39" w:name="_Toc10452807"/>
      <w:bookmarkStart w:id="240" w:name="_Toc17299478"/>
      <w:bookmarkStart w:id="241" w:name="_Toc17300552"/>
      <w:bookmarkStart w:id="242" w:name="_Toc1730086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1364E5">
        <w:rPr>
          <w:rFonts w:ascii="黑体" w:eastAsia="黑体" w:hAnsi="宋体" w:cs="Times New Roman"/>
          <w:bCs/>
          <w:sz w:val="28"/>
          <w:szCs w:val="28"/>
        </w:rPr>
        <w:t>56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二叉树叶子节点之和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39"/>
      <w:bookmarkEnd w:id="240"/>
      <w:bookmarkEnd w:id="241"/>
      <w:bookmarkEnd w:id="242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root</w:t>
      </w:r>
      <w:r>
        <w:rPr>
          <w:rFonts w:ascii="Courier New" w:eastAsia="宋体" w:hAnsi="Courier New" w:cs="Courier New" w:hint="eastAsia"/>
          <w:sz w:val="18"/>
          <w:szCs w:val="18"/>
        </w:rPr>
        <w:t>是二叉树的根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 w:rsidR="00407914">
        <w:rPr>
          <w:rFonts w:ascii="Courier New" w:eastAsia="宋体" w:hAnsi="Courier New" w:cs="Courier New" w:hint="eastAsia"/>
          <w:sz w:val="18"/>
          <w:szCs w:val="18"/>
        </w:rPr>
        <w:t>返回值是个整数，叶子节</w:t>
      </w:r>
      <w:r>
        <w:rPr>
          <w:rFonts w:ascii="Courier New" w:eastAsia="宋体" w:hAnsi="Courier New" w:cs="Courier New" w:hint="eastAsia"/>
          <w:sz w:val="18"/>
          <w:szCs w:val="18"/>
        </w:rPr>
        <w:t>点之和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val):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</w:t>
      </w:r>
      <w:r>
        <w:rPr>
          <w:rFonts w:ascii="Courier New" w:eastAsia="宋体" w:hAnsi="Courier New" w:cs="Courier New" w:hint="eastAsia"/>
          <w:sz w:val="18"/>
          <w:szCs w:val="18"/>
        </w:rPr>
        <w:t>e</w:t>
      </w:r>
      <w:r>
        <w:rPr>
          <w:rFonts w:ascii="Courier New" w:eastAsia="宋体" w:hAnsi="Courier New" w:cs="Courier New"/>
          <w:sz w:val="18"/>
          <w:szCs w:val="18"/>
        </w:rPr>
        <w:t>lf.val = val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</w:t>
      </w:r>
      <w:r>
        <w:rPr>
          <w:rFonts w:ascii="Courier New" w:eastAsia="宋体" w:hAnsi="Courier New" w:cs="Courier New" w:hint="eastAsia"/>
          <w:sz w:val="18"/>
          <w:szCs w:val="18"/>
        </w:rPr>
        <w:t>e</w:t>
      </w:r>
      <w:r>
        <w:rPr>
          <w:rFonts w:ascii="Courier New" w:eastAsia="宋体" w:hAnsi="Courier New" w:cs="Courier New"/>
          <w:sz w:val="18"/>
          <w:szCs w:val="18"/>
        </w:rPr>
        <w:t>lf.left, s</w:t>
      </w:r>
      <w:r>
        <w:rPr>
          <w:rFonts w:ascii="Courier New" w:eastAsia="宋体" w:hAnsi="Courier New" w:cs="Courier New" w:hint="eastAsia"/>
          <w:sz w:val="18"/>
          <w:szCs w:val="18"/>
        </w:rPr>
        <w:t>e</w:t>
      </w:r>
      <w:r>
        <w:rPr>
          <w:rFonts w:ascii="Courier New" w:eastAsia="宋体" w:hAnsi="Courier New" w:cs="Courier New"/>
          <w:sz w:val="18"/>
          <w:szCs w:val="18"/>
        </w:rPr>
        <w:t>lf.right = None,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leafSum(self, root):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 = []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self.dfs(root, p)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sum(p)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dfs(self, root, p):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 is None: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root.left is None and root.right is None: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p.append(root.val)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self.dfs(root.left, p)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self.dfs(root.right, p)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 = TreeNode(1)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root.left = TreeNode(2)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root.right = TreeNode(3)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root.left.left = TreeNode(4)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</w:t>
      </w:r>
      <w:r>
        <w:rPr>
          <w:rFonts w:ascii="Courier New" w:eastAsia="宋体" w:hAnsi="Courier New" w:cs="Courier New"/>
          <w:sz w:val="18"/>
          <w:szCs w:val="18"/>
        </w:rPr>
        <w:t>root.val,root.left.val,root.right.val,root.left.left.val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solution.</w:t>
      </w:r>
      <w:r>
        <w:rPr>
          <w:rFonts w:ascii="Courier New" w:eastAsia="宋体" w:hAnsi="Courier New" w:cs="Courier New"/>
          <w:sz w:val="18"/>
          <w:szCs w:val="18"/>
        </w:rPr>
        <w:t>leafSum</w:t>
      </w:r>
      <w:r>
        <w:rPr>
          <w:rFonts w:ascii="Courier New" w:eastAsia="宋体" w:hAnsi="Courier New" w:cs="Courier New" w:hint="eastAsia"/>
          <w:sz w:val="18"/>
          <w:szCs w:val="18"/>
        </w:rPr>
        <w:t>(root))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43" w:name="_Toc10452808"/>
      <w:bookmarkStart w:id="244" w:name="_Toc17299479"/>
      <w:bookmarkStart w:id="245" w:name="_Toc17300553"/>
      <w:bookmarkStart w:id="246" w:name="_Toc1730086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407914">
        <w:rPr>
          <w:rFonts w:ascii="黑体" w:eastAsia="黑体" w:hAnsi="宋体" w:cs="Times New Roman"/>
          <w:bCs/>
          <w:sz w:val="28"/>
          <w:szCs w:val="28"/>
        </w:rPr>
        <w:t>57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二叉树的某层节点之和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43"/>
      <w:bookmarkEnd w:id="244"/>
      <w:bookmarkEnd w:id="245"/>
      <w:bookmarkEnd w:id="246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 w:hint="eastAsia"/>
          <w:sz w:val="18"/>
          <w:szCs w:val="18"/>
        </w:rPr>
        <w:t>#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root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是二叉树的根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 w:hint="eastAsia"/>
          <w:sz w:val="18"/>
          <w:szCs w:val="18"/>
        </w:rPr>
        <w:t>#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level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是树的目标层的深度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 w:hint="eastAsia"/>
          <w:sz w:val="18"/>
          <w:szCs w:val="18"/>
        </w:rPr>
        <w:t>#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返回值是一个整数，表示该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level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叶子节点之和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>class TreeNode: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def __init__(self, val):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self.left, self.right = None, None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def levelSum(self, root, level):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p = []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self.dfs(root, p, 1, level)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return sum(p)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def dfs(self, root, p, dep, level):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if root is None: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if dep == level: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    p.append(root.val)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self.dfs(root.left, p, dep+1, level)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self.dfs(root.right, p, dep+1, level)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 w:hint="eastAsia"/>
          <w:sz w:val="18"/>
          <w:szCs w:val="18"/>
        </w:rPr>
        <w:t>#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root = TreeNode(1)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root.left = TreeNode(2)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root.right = TreeNode(3)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root.left.left = TreeNode(4)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root.left.right = TreeNode(5)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root.right.left = TreeNode(6)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root.right.right = TreeNode(7)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root.left.right.right = TreeNode(8)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root.right.right.right = TreeNode(9)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depth = 3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 w:hint="eastAsia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",root.val,root.left.val,root.right.val,root.left.left.val,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  root.left.right.val,root.right.left.val,root.right.right.val,</w:t>
      </w:r>
    </w:p>
    <w:p w:rsidR="0054289D" w:rsidRPr="00DB0736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/>
          <w:sz w:val="18"/>
          <w:szCs w:val="18"/>
        </w:rPr>
        <w:t xml:space="preserve">          root.left.right.right.val,root.right.right.right.val)</w:t>
      </w:r>
    </w:p>
    <w:p w:rsidR="0054289D" w:rsidRPr="00DB0736" w:rsidRDefault="0054289D" w:rsidP="008F25D0">
      <w:pPr>
        <w:ind w:firstLineChars="250" w:firstLine="450"/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 xml:space="preserve"> depth= ", depth)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 w:rsidRPr="00DB0736"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DB0736">
        <w:rPr>
          <w:rFonts w:ascii="Courier New" w:eastAsia="宋体" w:hAnsi="Courier New" w:cs="Courier New" w:hint="eastAsia"/>
          <w:sz w:val="18"/>
          <w:szCs w:val="18"/>
        </w:rPr>
        <w:t>",solution.levelSum(root,depth))</w:t>
      </w:r>
    </w:p>
    <w:p w:rsidR="00150FFD" w:rsidRDefault="00150FF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47" w:name="_Toc10452809"/>
      <w:bookmarkStart w:id="248" w:name="_Toc17299480"/>
      <w:bookmarkStart w:id="249" w:name="_Toc17300554"/>
      <w:bookmarkStart w:id="250" w:name="_Toc1730086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407914">
        <w:rPr>
          <w:rFonts w:ascii="黑体" w:eastAsia="黑体" w:hAnsi="宋体" w:cs="Times New Roman"/>
          <w:bCs/>
          <w:sz w:val="28"/>
          <w:szCs w:val="28"/>
        </w:rPr>
        <w:t>58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判断尾数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47"/>
      <w:bookmarkEnd w:id="248"/>
      <w:bookmarkEnd w:id="249"/>
      <w:bookmarkEnd w:id="250"/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str</w:t>
      </w:r>
      <w:r>
        <w:rPr>
          <w:rFonts w:ascii="Courier New" w:eastAsia="宋体" w:hAnsi="Courier New" w:cs="Courier New" w:hint="eastAsia"/>
          <w:sz w:val="18"/>
          <w:szCs w:val="18"/>
        </w:rPr>
        <w:t>是输入</w:t>
      </w:r>
      <w:r>
        <w:rPr>
          <w:rFonts w:ascii="Courier New" w:eastAsia="宋体" w:hAnsi="Courier New" w:cs="Courier New" w:hint="eastAsia"/>
          <w:sz w:val="18"/>
          <w:szCs w:val="18"/>
        </w:rPr>
        <w:t>01</w:t>
      </w:r>
      <w:r>
        <w:rPr>
          <w:rFonts w:ascii="Courier New" w:eastAsia="宋体" w:hAnsi="Courier New" w:cs="Courier New" w:hint="eastAsia"/>
          <w:sz w:val="18"/>
          <w:szCs w:val="18"/>
        </w:rPr>
        <w:t>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返回值是一个整数，代表最后一个词的长度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judgeTheLastNumber(self, str):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str[-1] == 1: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2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range(-2, -len(str) - 1, -1):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str[i] == 0: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-1 * ((i * -1 + 1) % 2) + 2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-1 * (len(str) % 2) + 2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str = "111110"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原</w:t>
      </w:r>
      <w:r>
        <w:rPr>
          <w:rFonts w:ascii="Courier New" w:eastAsia="宋体" w:hAnsi="Courier New" w:cs="Courier New" w:hint="eastAsia"/>
          <w:sz w:val="18"/>
          <w:szCs w:val="18"/>
        </w:rPr>
        <w:t>01</w:t>
      </w:r>
      <w:r>
        <w:rPr>
          <w:rFonts w:ascii="Courier New" w:eastAsia="宋体" w:hAnsi="Courier New" w:cs="Courier New" w:hint="eastAsia"/>
          <w:sz w:val="18"/>
          <w:szCs w:val="18"/>
        </w:rPr>
        <w:t>串为：</w:t>
      </w:r>
      <w:r>
        <w:rPr>
          <w:rFonts w:ascii="Courier New" w:eastAsia="宋体" w:hAnsi="Courier New" w:cs="Courier New" w:hint="eastAsia"/>
          <w:sz w:val="18"/>
          <w:szCs w:val="18"/>
        </w:rPr>
        <w:t>", str)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最后一个词长度是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solution.judgeTheLastNumber(str)) </w:t>
      </w:r>
    </w:p>
    <w:p w:rsidR="000F546A" w:rsidRDefault="000F546A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51" w:name="_Toc10452810"/>
      <w:bookmarkStart w:id="252" w:name="_Toc17299481"/>
      <w:bookmarkStart w:id="253" w:name="_Toc17300555"/>
      <w:bookmarkStart w:id="254" w:name="_Toc1730086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407914">
        <w:rPr>
          <w:rFonts w:ascii="黑体" w:eastAsia="黑体" w:hAnsi="宋体" w:cs="Times New Roman"/>
          <w:bCs/>
          <w:sz w:val="28"/>
          <w:szCs w:val="28"/>
        </w:rPr>
        <w:t>59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两个字符串是变位词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51"/>
      <w:bookmarkEnd w:id="252"/>
      <w:bookmarkEnd w:id="253"/>
      <w:bookmarkEnd w:id="254"/>
    </w:p>
    <w:p w:rsidR="000F546A" w:rsidRDefault="000F546A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s: </w:t>
      </w:r>
      <w:r>
        <w:rPr>
          <w:rFonts w:ascii="Courier New" w:eastAsia="宋体" w:hAnsi="Courier New" w:cs="Courier New" w:hint="eastAsia"/>
          <w:sz w:val="18"/>
          <w:szCs w:val="18"/>
        </w:rPr>
        <w:t>第一个字符串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t: </w:t>
      </w:r>
      <w:r>
        <w:rPr>
          <w:rFonts w:ascii="Courier New" w:eastAsia="宋体" w:hAnsi="Courier New" w:cs="Courier New" w:hint="eastAsia"/>
          <w:sz w:val="18"/>
          <w:szCs w:val="18"/>
        </w:rPr>
        <w:t>第二个字符串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>: True</w:t>
      </w:r>
      <w:r>
        <w:rPr>
          <w:rFonts w:ascii="Courier New" w:eastAsia="宋体" w:hAnsi="Courier New" w:cs="Courier New" w:hint="eastAsia"/>
          <w:sz w:val="18"/>
          <w:szCs w:val="18"/>
        </w:rPr>
        <w:t>或</w:t>
      </w:r>
      <w:r>
        <w:rPr>
          <w:rFonts w:ascii="Courier New" w:eastAsia="宋体" w:hAnsi="Courier New" w:cs="Courier New" w:hint="eastAsia"/>
          <w:sz w:val="18"/>
          <w:szCs w:val="18"/>
        </w:rPr>
        <w:t>False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anagram(self, s, t):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set_s = [0] * 256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set_t = [0] * 256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range(0, len(s)):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set_s[ord(s[i])] += 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range(0, len(t)):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set_t[ord(t[i])] += 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range(0, 256):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set_s[i] != set_t[i]: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return False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True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solution = Solution()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 = "abcd"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t = "dcba"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solution.anagram(s, t)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s, t)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0F546A" w:rsidRDefault="000F546A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55" w:name="_Toc10452811"/>
      <w:bookmarkStart w:id="256" w:name="_Toc17299482"/>
      <w:bookmarkStart w:id="257" w:name="_Toc17300556"/>
      <w:bookmarkStart w:id="258" w:name="_Toc1730086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407914">
        <w:rPr>
          <w:rFonts w:ascii="黑体" w:eastAsia="黑体" w:hAnsi="宋体" w:cs="Times New Roman"/>
          <w:bCs/>
          <w:sz w:val="28"/>
          <w:szCs w:val="28"/>
        </w:rPr>
        <w:t>60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最长单词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55"/>
      <w:bookmarkEnd w:id="256"/>
      <w:bookmarkEnd w:id="257"/>
      <w:bookmarkEnd w:id="258"/>
    </w:p>
    <w:p w:rsidR="000F546A" w:rsidRDefault="000F546A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dictionary: </w:t>
      </w:r>
      <w:r>
        <w:rPr>
          <w:rFonts w:ascii="Courier New" w:eastAsia="宋体" w:hAnsi="Courier New" w:cs="Courier New" w:hint="eastAsia"/>
          <w:sz w:val="18"/>
          <w:szCs w:val="18"/>
        </w:rPr>
        <w:t>字符串数组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字符串数组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longestWords(self, dictionary):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answer = []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maxLength = 0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item in dictionary: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len(item) &gt; maxLength: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maxLength = len(item)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answer = [item]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elif len(item) == maxLength: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answer.append(item)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answer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dic = ["dog","google","facebook","internationalization","blabla"]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answer = solution.longestWords(dic)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dic)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answer)</w:t>
      </w:r>
    </w:p>
    <w:p w:rsidR="00F57142" w:rsidRDefault="00F57142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59" w:name="_Toc10452812"/>
      <w:bookmarkStart w:id="260" w:name="_Toc17299483"/>
      <w:bookmarkStart w:id="261" w:name="_Toc17300557"/>
      <w:bookmarkStart w:id="262" w:name="_Toc1730086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944D4B">
        <w:rPr>
          <w:rFonts w:ascii="黑体" w:eastAsia="黑体" w:hAnsi="宋体" w:cs="Times New Roman"/>
          <w:bCs/>
          <w:sz w:val="28"/>
          <w:szCs w:val="28"/>
        </w:rPr>
        <w:t>61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机器人能否返回原点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59"/>
      <w:bookmarkEnd w:id="260"/>
      <w:bookmarkEnd w:id="261"/>
      <w:bookmarkEnd w:id="262"/>
    </w:p>
    <w:p w:rsidR="00F57142" w:rsidRDefault="00F57142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>class Solution: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参数</w:t>
      </w:r>
      <w:r w:rsidRPr="001929A4">
        <w:rPr>
          <w:rFonts w:ascii="Courier New" w:hAnsi="Courier New" w:cs="Courier New"/>
          <w:sz w:val="18"/>
          <w:szCs w:val="18"/>
        </w:rPr>
        <w:t>moves</w:t>
      </w:r>
      <w:r>
        <w:rPr>
          <w:rFonts w:ascii="Courier New" w:hAnsi="Courier New" w:cs="Courier New"/>
          <w:sz w:val="18"/>
          <w:szCs w:val="18"/>
        </w:rPr>
        <w:t>为字符串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返回布尔类型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def judgeCircle(self, moves):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count_RL = count_UD = 0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for c in moves: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if c == 'R':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lastRenderedPageBreak/>
        <w:t xml:space="preserve">                count_RL += 1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if c == 'L':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count_RL -= 1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if c == 'U':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count_UD += 1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if c == 'D':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count_UD -= 1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return count_RL == 0 and count_UD == 0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>if __name__ == '__main__':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57142" w:rsidRPr="0058250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moves="UD"</w:t>
      </w:r>
    </w:p>
    <w:p w:rsidR="00F57142" w:rsidRPr="0058250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print("</w:t>
      </w:r>
      <w:r w:rsidRPr="00582509">
        <w:rPr>
          <w:rFonts w:ascii="Courier New" w:hAnsi="Courier New" w:cs="Courier New"/>
          <w:sz w:val="18"/>
          <w:szCs w:val="18"/>
        </w:rPr>
        <w:t>输入为：</w:t>
      </w:r>
      <w:r w:rsidRPr="00582509">
        <w:rPr>
          <w:rFonts w:ascii="Courier New" w:hAnsi="Courier New" w:cs="Courier New"/>
          <w:sz w:val="18"/>
          <w:szCs w:val="18"/>
        </w:rPr>
        <w:t>",moves)</w:t>
      </w:r>
    </w:p>
    <w:p w:rsidR="00F57142" w:rsidRDefault="00F57142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>print("</w:t>
      </w:r>
      <w:r w:rsidRPr="00582509">
        <w:rPr>
          <w:rFonts w:ascii="Courier New" w:hAnsi="Courier New" w:cs="Courier New"/>
          <w:sz w:val="18"/>
          <w:szCs w:val="18"/>
        </w:rPr>
        <w:t>输出为：</w:t>
      </w:r>
      <w:r w:rsidRPr="00582509">
        <w:rPr>
          <w:rFonts w:ascii="Courier New" w:hAnsi="Courier New" w:cs="Courier New"/>
          <w:sz w:val="18"/>
          <w:szCs w:val="18"/>
        </w:rPr>
        <w:t>",solution.judgeCircle(moves))</w:t>
      </w:r>
    </w:p>
    <w:p w:rsidR="00CE3903" w:rsidRDefault="00CE3903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63" w:name="_Toc10452813"/>
      <w:bookmarkStart w:id="264" w:name="_Toc17299484"/>
      <w:bookmarkStart w:id="265" w:name="_Toc17300558"/>
      <w:bookmarkStart w:id="266" w:name="_Toc1730086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2D56F6">
        <w:rPr>
          <w:rFonts w:ascii="黑体" w:eastAsia="黑体" w:hAnsi="宋体" w:cs="Times New Roman"/>
          <w:bCs/>
          <w:sz w:val="28"/>
          <w:szCs w:val="28"/>
        </w:rPr>
        <w:t>62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链表倒数第n个节点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63"/>
      <w:bookmarkEnd w:id="264"/>
      <w:bookmarkEnd w:id="265"/>
      <w:bookmarkEnd w:id="266"/>
    </w:p>
    <w:p w:rsidR="00CE3903" w:rsidRDefault="00CE3903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定义链表节点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ListNode(object):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val):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self.val = val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self.next = None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head: </w:t>
      </w:r>
      <w:r>
        <w:rPr>
          <w:rFonts w:ascii="Courier New" w:eastAsia="宋体" w:hAnsi="Courier New" w:cs="Courier New" w:hint="eastAsia"/>
          <w:sz w:val="18"/>
          <w:szCs w:val="18"/>
        </w:rPr>
        <w:t>链表的第一个节点。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n: 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单链表的第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到最后一个节点。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nthToLast(self, head, n):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head is None or n &lt; 1: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None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cur = head.next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cur is not None: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cur.pre = head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cur = cur.next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head = head.next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 -= 1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n &gt; 0: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head = head.pre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 -= 1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head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l0 = ListNode(3)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l1 = ListNode(2)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l2 = ListNode(1)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l3 = ListNode(5)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l0.next = l1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l1.next = l2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l2.next = l3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solution.nthToLast(l0, 2).val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3-&gt;2-&gt;1-&gt;5-&gt;null,  n = 2")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CE3903" w:rsidRDefault="00CE3903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67" w:name="_Toc10452814"/>
      <w:bookmarkStart w:id="268" w:name="_Toc17299485"/>
      <w:bookmarkStart w:id="269" w:name="_Toc17300559"/>
      <w:bookmarkStart w:id="270" w:name="_Toc1730086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2D56F6">
        <w:rPr>
          <w:rFonts w:ascii="黑体" w:eastAsia="黑体" w:hAnsi="宋体" w:cs="Times New Roman"/>
          <w:bCs/>
          <w:sz w:val="28"/>
          <w:szCs w:val="28"/>
        </w:rPr>
        <w:t>63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链表求和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EF5873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67"/>
      <w:bookmarkEnd w:id="268"/>
      <w:bookmarkEnd w:id="269"/>
      <w:bookmarkEnd w:id="270"/>
    </w:p>
    <w:p w:rsidR="00CE3903" w:rsidRDefault="00CE3903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定义链表节点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ListNode(object):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val):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self.val = val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self.next = None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addLists(self, l1, l2) -&gt; list: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dummy = ListNode(None)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tail = dummy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carry = 0 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l1 or l2 or carry: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num = 0 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l1: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num += l1.val 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l1 = l1.next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l2: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num += l2.val 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l2 = l2.next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num += carry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digit, carry = num % 10, num // 10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node = ListNode(digit)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tail.next, tail = node, node 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dummy.next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l0 = ListNode(7)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l1 = ListNode(1)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l2 = ListNode(6)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l0.next = l1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l1.next = l2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l3 = ListNode(5)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l4 = ListNode(9)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l5 = ListNode(2)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l3.next = l4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l4.next = l5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solution.addLists(l0, l3)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[ans.val, ans.next.val, ans.next.next.val]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7-&gt;1-&gt;6-&gt;null,  5-&gt;9-&gt;2-&gt;null")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2-&gt;1-&gt;9-&gt;null")</w:t>
      </w:r>
    </w:p>
    <w:p w:rsidR="00CE3903" w:rsidRDefault="00CE3903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71" w:name="_Toc10452815"/>
      <w:bookmarkStart w:id="272" w:name="_Toc17299486"/>
      <w:bookmarkStart w:id="273" w:name="_Toc17300560"/>
      <w:bookmarkStart w:id="274" w:name="_Toc1730086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2D56F6">
        <w:rPr>
          <w:rFonts w:ascii="黑体" w:eastAsia="黑体" w:hAnsi="宋体" w:cs="Times New Roman"/>
          <w:bCs/>
          <w:sz w:val="28"/>
          <w:szCs w:val="28"/>
        </w:rPr>
        <w:t>64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删除元素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71"/>
      <w:bookmarkEnd w:id="272"/>
      <w:bookmarkEnd w:id="273"/>
      <w:bookmarkEnd w:id="274"/>
    </w:p>
    <w:p w:rsidR="00CE3903" w:rsidRDefault="00CE3903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A: </w:t>
      </w:r>
      <w:r>
        <w:rPr>
          <w:rFonts w:ascii="Courier New" w:eastAsia="宋体" w:hAnsi="Courier New" w:cs="Courier New" w:hint="eastAsia"/>
          <w:sz w:val="18"/>
          <w:szCs w:val="18"/>
        </w:rPr>
        <w:t>整数列表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elem: 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返回值：移除后的长度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removeElement(self, A, elem):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j = len(A)-1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range(len(A) - 1, -1, -1):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A[i] == elem: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A[i], A[j] = A[j], A[i]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j -= 1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j+1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[0,4,4,0,0,2,4,4]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e = 4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solution.removeElement(A, e)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[0,4,4,0,0,2,4,4],  value = 4")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75" w:name="_Toc10452816"/>
      <w:bookmarkStart w:id="276" w:name="_Toc17299487"/>
      <w:bookmarkStart w:id="277" w:name="_Toc17300561"/>
      <w:bookmarkStart w:id="278" w:name="_Toc1730086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97179A">
        <w:rPr>
          <w:rFonts w:ascii="黑体" w:eastAsia="黑体" w:hAnsi="宋体" w:cs="Times New Roman"/>
          <w:bCs/>
          <w:sz w:val="28"/>
          <w:szCs w:val="28"/>
        </w:rPr>
        <w:t>6</w:t>
      </w:r>
      <w:r>
        <w:rPr>
          <w:rFonts w:ascii="黑体" w:eastAsia="黑体" w:hAnsi="宋体" w:cs="Times New Roman"/>
          <w:bCs/>
          <w:sz w:val="28"/>
          <w:szCs w:val="28"/>
        </w:rPr>
        <w:t>5】</w:t>
      </w:r>
      <w:r>
        <w:rPr>
          <w:rFonts w:ascii="黑体" w:eastAsia="黑体" w:hAnsi="宋体" w:cs="Times New Roman" w:hint="eastAsia"/>
          <w:bCs/>
          <w:sz w:val="28"/>
          <w:szCs w:val="28"/>
        </w:rPr>
        <w:t>克隆二叉树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75"/>
      <w:bookmarkEnd w:id="276"/>
      <w:bookmarkEnd w:id="277"/>
      <w:bookmarkEnd w:id="278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树的节点结构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val</w:t>
      </w:r>
      <w:r>
        <w:rPr>
          <w:rFonts w:ascii="Courier New" w:eastAsia="宋体" w:hAnsi="Courier New" w:cs="Courier New" w:hint="eastAsia"/>
          <w:sz w:val="18"/>
          <w:szCs w:val="18"/>
        </w:rPr>
        <w:t>是节点值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val):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self.val = val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self.left, self.right = None,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{TreeNode} root</w:t>
      </w:r>
      <w:r>
        <w:rPr>
          <w:rFonts w:ascii="Courier New" w:eastAsia="宋体" w:hAnsi="Courier New" w:cs="Courier New" w:hint="eastAsia"/>
          <w:sz w:val="18"/>
          <w:szCs w:val="18"/>
        </w:rPr>
        <w:t>是二进制树的根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>clone_root</w:t>
      </w:r>
      <w:r w:rsidR="0097179A">
        <w:rPr>
          <w:rFonts w:ascii="Courier New" w:eastAsia="宋体" w:hAnsi="Courier New" w:cs="Courier New" w:hint="eastAsia"/>
          <w:sz w:val="18"/>
          <w:szCs w:val="18"/>
        </w:rPr>
        <w:t>是复制后</w:t>
      </w:r>
      <w:r>
        <w:rPr>
          <w:rFonts w:ascii="Courier New" w:eastAsia="宋体" w:hAnsi="Courier New" w:cs="Courier New" w:hint="eastAsia"/>
          <w:sz w:val="18"/>
          <w:szCs w:val="18"/>
        </w:rPr>
        <w:t>新树的根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cloneTree(self, root):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 is None: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clone_root = TreeNode(root.val)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clone_root.left = self.cloneTree(root.left)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clone_root.right = self.cloneTree(root.right)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clone_root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 = TreeNode(1)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root.left = TreeNode(2)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root.right = TreeNode(3)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root.left.left = TreeNode(4)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root.left.right = TreeNode(5)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54289D" w:rsidRDefault="0054289D" w:rsidP="008F25D0">
      <w:pPr>
        <w:ind w:left="900" w:hangingChars="500" w:hanging="900"/>
        <w:jc w:val="left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</w:t>
      </w:r>
      <w:r>
        <w:rPr>
          <w:rFonts w:ascii="Courier New" w:eastAsia="宋体" w:hAnsi="Courier New" w:cs="Courier New" w:hint="eastAsia"/>
          <w:sz w:val="18"/>
          <w:szCs w:val="18"/>
        </w:rPr>
        <w:t>print</w:t>
      </w:r>
      <w:r>
        <w:rPr>
          <w:rFonts w:ascii="Courier New" w:eastAsia="宋体" w:hAnsi="Courier New" w:cs="Courier New"/>
          <w:sz w:val="18"/>
          <w:szCs w:val="18"/>
        </w:rPr>
        <w:t>(</w:t>
      </w:r>
      <w:r>
        <w:rPr>
          <w:rFonts w:ascii="Courier New" w:eastAsia="宋体" w:hAnsi="Courier New" w:cs="Courier New" w:hint="eastAsia"/>
          <w:sz w:val="18"/>
          <w:szCs w:val="18"/>
        </w:rPr>
        <w:t>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/>
          <w:sz w:val="18"/>
          <w:szCs w:val="18"/>
        </w:rPr>
        <w:t>"</w:t>
      </w:r>
      <w:r>
        <w:rPr>
          <w:rFonts w:ascii="Courier New" w:eastAsia="宋体" w:hAnsi="Courier New" w:cs="Courier New" w:hint="eastAsia"/>
          <w:sz w:val="18"/>
          <w:szCs w:val="18"/>
        </w:rPr>
        <w:t>, root.val,root.left.val,root.right.val,root.left.left.val,root.left.right.val)</w:t>
      </w:r>
    </w:p>
    <w:p w:rsidR="0054289D" w:rsidRDefault="0054289D" w:rsidP="008F25D0">
      <w:pPr>
        <w:ind w:left="450" w:hangingChars="250" w:hanging="450"/>
        <w:jc w:val="left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",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>solution.cloneTree(root).val,solution.cloneTree(root).left.val,solution.cloneTree(root).right.val,solution.cloneTree(root).left.left.val,solution.cloneTree(root).left.right.val)</w:t>
      </w:r>
    </w:p>
    <w:p w:rsidR="00CE3903" w:rsidRDefault="00CE3903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79" w:name="_Toc10452817"/>
      <w:bookmarkStart w:id="280" w:name="_Toc17299488"/>
      <w:bookmarkStart w:id="281" w:name="_Toc17300562"/>
      <w:bookmarkStart w:id="282" w:name="_Toc1730087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97179A">
        <w:rPr>
          <w:rFonts w:ascii="黑体" w:eastAsia="黑体" w:hAnsi="宋体" w:cs="Times New Roman"/>
          <w:bCs/>
          <w:sz w:val="28"/>
          <w:szCs w:val="28"/>
        </w:rPr>
        <w:t>66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合并两个排序链表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79"/>
      <w:bookmarkEnd w:id="280"/>
      <w:bookmarkEnd w:id="281"/>
      <w:bookmarkEnd w:id="282"/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CE3903" w:rsidRDefault="00CE3903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定义链表节点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ListNode(object):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val):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self.val = val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self.next = None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Solution(object):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l1: </w:t>
      </w:r>
      <w:r>
        <w:rPr>
          <w:rFonts w:ascii="Courier New" w:eastAsia="宋体" w:hAnsi="Courier New" w:cs="Courier New" w:hint="eastAsia"/>
          <w:sz w:val="18"/>
          <w:szCs w:val="18"/>
        </w:rPr>
        <w:t>链表头结</w:t>
      </w:r>
      <w:r w:rsidR="0097179A">
        <w:rPr>
          <w:rFonts w:ascii="Courier New" w:eastAsia="宋体" w:hAnsi="Courier New" w:cs="Courier New" w:hint="eastAsia"/>
          <w:sz w:val="18"/>
          <w:szCs w:val="18"/>
        </w:rPr>
        <w:t>节</w:t>
      </w:r>
      <w:r>
        <w:rPr>
          <w:rFonts w:ascii="Courier New" w:eastAsia="宋体" w:hAnsi="Courier New" w:cs="Courier New" w:hint="eastAsia"/>
          <w:sz w:val="18"/>
          <w:szCs w:val="18"/>
        </w:rPr>
        <w:t>点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l2: </w:t>
      </w:r>
      <w:r w:rsidR="0097179A">
        <w:rPr>
          <w:rFonts w:ascii="Courier New" w:eastAsia="宋体" w:hAnsi="Courier New" w:cs="Courier New" w:hint="eastAsia"/>
          <w:sz w:val="18"/>
          <w:szCs w:val="18"/>
        </w:rPr>
        <w:t>链表头节</w:t>
      </w:r>
      <w:r>
        <w:rPr>
          <w:rFonts w:ascii="Courier New" w:eastAsia="宋体" w:hAnsi="Courier New" w:cs="Courier New" w:hint="eastAsia"/>
          <w:sz w:val="18"/>
          <w:szCs w:val="18"/>
        </w:rPr>
        <w:t>点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 w:rsidR="0097179A">
        <w:rPr>
          <w:rFonts w:ascii="Courier New" w:eastAsia="宋体" w:hAnsi="Courier New" w:cs="Courier New" w:hint="eastAsia"/>
          <w:sz w:val="18"/>
          <w:szCs w:val="18"/>
        </w:rPr>
        <w:t>链表头节</w:t>
      </w:r>
      <w:r>
        <w:rPr>
          <w:rFonts w:ascii="Courier New" w:eastAsia="宋体" w:hAnsi="Courier New" w:cs="Courier New" w:hint="eastAsia"/>
          <w:sz w:val="18"/>
          <w:szCs w:val="18"/>
        </w:rPr>
        <w:t>点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mergeTwoLists(self, l1, l2):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dummy = ListNode(0)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tmp = dummy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while l1 != None and l2 != None: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l1.val &lt; l2.val: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tmp.next = l1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l1 = l1.next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else: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tmp.next = l2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l2 = l2.next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tmp = tmp.next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l1 != None: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tmp.next = l1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else: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tmp.next = l2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dummy.next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l0 = ListNode(1)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l1 = ListNode(3)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l2 = ListNode(8)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l0.next = l1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l1.next = l2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l5 = ListNode(2)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l6 = ListNode(4)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l5.next = l6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solution.mergeTwoLists(l0, l5)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[ans.val, ans.next.val, ans.next.next.val, 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ans.next.next.next.val, ans.next.next.next.next.val]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list1 = 1-&gt;3-&gt;8-&gt;null,  list2 = 2-&gt;4-&gt;null")</w:t>
      </w:r>
    </w:p>
    <w:p w:rsidR="00CE3903" w:rsidRDefault="00CE3903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1-&gt;2-&gt;3-&gt;4-&gt;8-&gt;null")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83" w:name="_Toc10452818"/>
      <w:bookmarkStart w:id="284" w:name="_Toc17299489"/>
      <w:bookmarkStart w:id="285" w:name="_Toc17300563"/>
      <w:bookmarkStart w:id="286" w:name="_Toc1730087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97179A">
        <w:rPr>
          <w:rFonts w:ascii="黑体" w:eastAsia="黑体" w:hAnsi="宋体" w:cs="Times New Roman"/>
          <w:bCs/>
          <w:sz w:val="28"/>
          <w:szCs w:val="28"/>
        </w:rPr>
        <w:t>67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反转整数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83"/>
      <w:bookmarkEnd w:id="284"/>
      <w:bookmarkEnd w:id="285"/>
      <w:bookmarkEnd w:id="286"/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是一个整型数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/>
          <w:sz w:val="18"/>
          <w:szCs w:val="18"/>
        </w:rPr>
        <w:t>reverse</w:t>
      </w:r>
      <w:r>
        <w:rPr>
          <w:rFonts w:ascii="Courier New" w:eastAsia="宋体" w:hAnsi="Courier New" w:cs="Courier New" w:hint="eastAsia"/>
          <w:sz w:val="18"/>
          <w:szCs w:val="18"/>
        </w:rPr>
        <w:t>是反转的整数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reverseInteger(self, n):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== 0: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neg = 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&lt; 0: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neg, n = -1, -n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reverse =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while n &gt; 0: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reverse = reverse * 10 + n % 10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 = n // 10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reverse = reverse * neg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reverse &lt; -(1 &lt;&lt; 31) or reverse &gt; (1 &lt;&lt; 31) - 1: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reverse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generator=1234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</w:t>
      </w:r>
      <w:r>
        <w:rPr>
          <w:rFonts w:ascii="Courier New" w:eastAsia="宋体" w:hAnsi="Courier New" w:cs="Courier New"/>
          <w:sz w:val="18"/>
          <w:szCs w:val="18"/>
        </w:rPr>
        <w:t>generator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solution.</w:t>
      </w:r>
      <w:r>
        <w:rPr>
          <w:rFonts w:ascii="Courier New" w:eastAsia="宋体" w:hAnsi="Courier New" w:cs="Courier New"/>
          <w:sz w:val="18"/>
          <w:szCs w:val="18"/>
        </w:rPr>
        <w:t xml:space="preserve"> reverseInteger</w:t>
      </w:r>
      <w:r>
        <w:rPr>
          <w:rFonts w:ascii="Courier New" w:eastAsia="宋体" w:hAnsi="Courier New" w:cs="Courier New" w:hint="eastAsia"/>
          <w:sz w:val="18"/>
          <w:szCs w:val="18"/>
        </w:rPr>
        <w:t>(</w:t>
      </w:r>
      <w:r>
        <w:rPr>
          <w:rFonts w:ascii="Courier New" w:eastAsia="宋体" w:hAnsi="Courier New" w:cs="Courier New"/>
          <w:sz w:val="18"/>
          <w:szCs w:val="18"/>
        </w:rPr>
        <w:t>generator</w:t>
      </w:r>
      <w:r>
        <w:rPr>
          <w:rFonts w:ascii="Courier New" w:eastAsia="宋体" w:hAnsi="Courier New" w:cs="Courier New" w:hint="eastAsia"/>
          <w:sz w:val="18"/>
          <w:szCs w:val="18"/>
        </w:rPr>
        <w:t>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87" w:name="_Toc10452819"/>
      <w:bookmarkStart w:id="288" w:name="_Toc17299490"/>
      <w:bookmarkStart w:id="289" w:name="_Toc17300564"/>
      <w:bookmarkStart w:id="290" w:name="_Toc1730087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97179A">
        <w:rPr>
          <w:rFonts w:ascii="黑体" w:eastAsia="黑体" w:hAnsi="宋体" w:cs="Times New Roman"/>
          <w:bCs/>
          <w:sz w:val="28"/>
          <w:szCs w:val="28"/>
        </w:rPr>
        <w:t>68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报数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87"/>
      <w:bookmarkEnd w:id="288"/>
      <w:bookmarkEnd w:id="289"/>
      <w:bookmarkEnd w:id="290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是一个正整数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/>
          <w:sz w:val="18"/>
          <w:szCs w:val="18"/>
        </w:rPr>
        <w:t>string</w:t>
      </w:r>
      <w:r>
        <w:rPr>
          <w:rFonts w:ascii="Courier New" w:eastAsia="宋体" w:hAnsi="Courier New" w:cs="Courier New" w:hint="eastAsia"/>
          <w:sz w:val="18"/>
          <w:szCs w:val="18"/>
        </w:rPr>
        <w:t>是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所表示的报数序列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countAndSay(self, n):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string = '1'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 - 1):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 = string[0]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count =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 = ''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ch in string: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a == ch: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count += 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 += str(count) + a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 = ch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count = 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 += str(count) + a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string = s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 = string[0]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string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generator=5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</w:t>
      </w:r>
      <w:r>
        <w:rPr>
          <w:rFonts w:ascii="Courier New" w:eastAsia="宋体" w:hAnsi="Courier New" w:cs="Courier New"/>
          <w:sz w:val="18"/>
          <w:szCs w:val="18"/>
        </w:rPr>
        <w:t>generator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 solution.</w:t>
      </w:r>
      <w:r>
        <w:rPr>
          <w:rFonts w:ascii="Courier New" w:eastAsia="宋体" w:hAnsi="Courier New" w:cs="Courier New"/>
          <w:sz w:val="18"/>
          <w:szCs w:val="18"/>
        </w:rPr>
        <w:t>countAndSay</w:t>
      </w:r>
      <w:r>
        <w:rPr>
          <w:rFonts w:ascii="Courier New" w:eastAsia="宋体" w:hAnsi="Courier New" w:cs="Courier New" w:hint="eastAsia"/>
          <w:sz w:val="18"/>
          <w:szCs w:val="18"/>
        </w:rPr>
        <w:t>(</w:t>
      </w:r>
      <w:r>
        <w:rPr>
          <w:rFonts w:ascii="Courier New" w:eastAsia="宋体" w:hAnsi="Courier New" w:cs="Courier New"/>
          <w:sz w:val="18"/>
          <w:szCs w:val="18"/>
        </w:rPr>
        <w:t>generator</w:t>
      </w:r>
      <w:r>
        <w:rPr>
          <w:rFonts w:ascii="Courier New" w:eastAsia="宋体" w:hAnsi="Courier New" w:cs="Courier New" w:hint="eastAsia"/>
          <w:sz w:val="18"/>
          <w:szCs w:val="18"/>
        </w:rPr>
        <w:t>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91" w:name="_Toc10452820"/>
      <w:bookmarkStart w:id="292" w:name="_Toc17299491"/>
      <w:bookmarkStart w:id="293" w:name="_Toc17300565"/>
      <w:bookmarkStart w:id="294" w:name="_Toc17300873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1F289E">
        <w:rPr>
          <w:rFonts w:ascii="黑体" w:eastAsia="黑体" w:hAnsi="宋体" w:cs="Times New Roman"/>
          <w:bCs/>
          <w:sz w:val="28"/>
          <w:szCs w:val="28"/>
        </w:rPr>
        <w:t>69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完全二叉树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91"/>
      <w:bookmarkEnd w:id="292"/>
      <w:bookmarkEnd w:id="293"/>
      <w:bookmarkEnd w:id="294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root</w:t>
      </w:r>
      <w:r>
        <w:rPr>
          <w:rFonts w:ascii="Courier New" w:eastAsia="宋体" w:hAnsi="Courier New" w:cs="Courier New" w:hint="eastAsia"/>
          <w:sz w:val="18"/>
          <w:szCs w:val="18"/>
        </w:rPr>
        <w:t>是二叉</w:t>
      </w:r>
      <w:r w:rsidR="001F289E">
        <w:rPr>
          <w:rFonts w:ascii="Courier New" w:eastAsia="宋体" w:hAnsi="Courier New" w:cs="Courier New" w:hint="eastAsia"/>
          <w:sz w:val="18"/>
          <w:szCs w:val="18"/>
        </w:rPr>
        <w:t>树的</w:t>
      </w:r>
      <w:r>
        <w:rPr>
          <w:rFonts w:ascii="Courier New" w:eastAsia="宋体" w:hAnsi="Courier New" w:cs="Courier New" w:hint="eastAsia"/>
          <w:sz w:val="18"/>
          <w:szCs w:val="18"/>
        </w:rPr>
        <w:t>根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返回值是个布尔值，当完全二叉树时返回</w:t>
      </w:r>
      <w:r>
        <w:rPr>
          <w:rFonts w:ascii="Courier New" w:eastAsia="宋体" w:hAnsi="Courier New" w:cs="Courier New" w:hint="eastAsia"/>
          <w:sz w:val="18"/>
          <w:szCs w:val="18"/>
        </w:rPr>
        <w:t>True</w:t>
      </w:r>
      <w:r>
        <w:rPr>
          <w:rFonts w:ascii="Courier New" w:eastAsia="宋体" w:hAnsi="Courier New" w:cs="Courier New" w:hint="eastAsia"/>
          <w:sz w:val="18"/>
          <w:szCs w:val="18"/>
        </w:rPr>
        <w:t>，否则返回</w:t>
      </w:r>
      <w:r>
        <w:rPr>
          <w:rFonts w:ascii="Courier New" w:eastAsia="宋体" w:hAnsi="Courier New" w:cs="Courier New" w:hint="eastAsia"/>
          <w:sz w:val="18"/>
          <w:szCs w:val="18"/>
        </w:rPr>
        <w:t>False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val):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self.left =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self.right =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isComplete(self, root):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 is None: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True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queue = [root]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index =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index &lt; len(queue):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queue[index] is not None: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queue.append(queue[index].left)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queue.append(queue[index].right)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index += 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queue[-1] is None: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queue.pop()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q in queue: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q is None: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False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True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 = TreeNode(1)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root.left = TreeNode(2)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root.right = TreeNode(3)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root.left.left = TreeNode(4)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 ", root.val,root.left.val,root.right.val,root.left.left.val)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 ", solution.</w:t>
      </w:r>
      <w:r>
        <w:rPr>
          <w:rFonts w:ascii="Courier New" w:eastAsia="宋体" w:hAnsi="Courier New" w:cs="Courier New"/>
          <w:sz w:val="18"/>
          <w:szCs w:val="18"/>
        </w:rPr>
        <w:t>isComplete</w:t>
      </w:r>
      <w:r>
        <w:rPr>
          <w:rFonts w:ascii="Courier New" w:eastAsia="宋体" w:hAnsi="Courier New" w:cs="Courier New" w:hint="eastAsia"/>
          <w:sz w:val="18"/>
          <w:szCs w:val="18"/>
        </w:rPr>
        <w:t>(</w:t>
      </w:r>
      <w:r>
        <w:rPr>
          <w:rFonts w:ascii="Courier New" w:eastAsia="宋体" w:hAnsi="Courier New" w:cs="Courier New"/>
          <w:sz w:val="18"/>
          <w:szCs w:val="18"/>
        </w:rPr>
        <w:t>root</w:t>
      </w:r>
      <w:r>
        <w:rPr>
          <w:rFonts w:ascii="Courier New" w:eastAsia="宋体" w:hAnsi="Courier New" w:cs="Courier New" w:hint="eastAsia"/>
          <w:sz w:val="18"/>
          <w:szCs w:val="18"/>
        </w:rPr>
        <w:t>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95" w:name="_Toc10452821"/>
      <w:bookmarkStart w:id="296" w:name="_Toc17299492"/>
      <w:bookmarkStart w:id="297" w:name="_Toc17300566"/>
      <w:bookmarkStart w:id="298" w:name="_Toc1730087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1F289E">
        <w:rPr>
          <w:rFonts w:ascii="黑体" w:eastAsia="黑体" w:hAnsi="宋体" w:cs="Times New Roman"/>
          <w:bCs/>
          <w:sz w:val="28"/>
          <w:szCs w:val="28"/>
        </w:rPr>
        <w:t>70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对称二叉树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95"/>
      <w:bookmarkEnd w:id="296"/>
      <w:bookmarkEnd w:id="297"/>
      <w:bookmarkEnd w:id="298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root</w:t>
      </w:r>
      <w:r>
        <w:rPr>
          <w:rFonts w:ascii="Courier New" w:eastAsia="宋体" w:hAnsi="Courier New" w:cs="Courier New" w:hint="eastAsia"/>
          <w:sz w:val="18"/>
          <w:szCs w:val="18"/>
        </w:rPr>
        <w:t>是二叉树的的根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返回值是个布尔值，是对称二叉树时返回</w:t>
      </w:r>
      <w:r>
        <w:rPr>
          <w:rFonts w:ascii="Courier New" w:eastAsia="宋体" w:hAnsi="Courier New" w:cs="Courier New" w:hint="eastAsia"/>
          <w:sz w:val="18"/>
          <w:szCs w:val="18"/>
        </w:rPr>
        <w:t>True</w:t>
      </w:r>
      <w:r>
        <w:rPr>
          <w:rFonts w:ascii="Courier New" w:eastAsia="宋体" w:hAnsi="Courier New" w:cs="Courier New" w:hint="eastAsia"/>
          <w:sz w:val="18"/>
          <w:szCs w:val="18"/>
        </w:rPr>
        <w:t>，否则返回</w:t>
      </w:r>
      <w:r>
        <w:rPr>
          <w:rFonts w:ascii="Courier New" w:eastAsia="宋体" w:hAnsi="Courier New" w:cs="Courier New" w:hint="eastAsia"/>
          <w:sz w:val="18"/>
          <w:szCs w:val="18"/>
        </w:rPr>
        <w:t>False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val):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self.left =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self.right =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help(self, p, q):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p == None and q == None: return True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p and q and p.val == q.val: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self.help(p.right, q.left) and self.help(p.left, q.right)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False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isSymmetric(self, root):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self.help(root.left, root.right)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True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 = TreeNode(1)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root.left = TreeNode(2)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root.right = TreeNode(2)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root.right.right = TreeNode(3)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root.right.left = TreeNode(4)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root.left.right = TreeNode(4)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root.left.left = TreeNode(3)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54289D" w:rsidRDefault="0054289D" w:rsidP="008F25D0">
      <w:pPr>
        <w:ind w:firstLine="360"/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 ",</w:t>
      </w:r>
      <w:r>
        <w:t xml:space="preserve"> </w:t>
      </w:r>
    </w:p>
    <w:p w:rsidR="0054289D" w:rsidRDefault="0054289D" w:rsidP="008F25D0">
      <w:pPr>
        <w:ind w:leftChars="150" w:left="315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root.val,root.left.val,root.right.val,root.left.left.val,root.left.right. val,root.right.left.val, root.right.right.val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 ", solution.</w:t>
      </w:r>
      <w:r>
        <w:rPr>
          <w:rFonts w:ascii="Courier New" w:eastAsia="宋体" w:hAnsi="Courier New" w:cs="Courier New"/>
          <w:sz w:val="18"/>
          <w:szCs w:val="18"/>
        </w:rPr>
        <w:t>isSymmetric</w:t>
      </w:r>
      <w:r>
        <w:rPr>
          <w:rFonts w:ascii="Courier New" w:eastAsia="宋体" w:hAnsi="Courier New" w:cs="Courier New" w:hint="eastAsia"/>
          <w:sz w:val="18"/>
          <w:szCs w:val="18"/>
        </w:rPr>
        <w:t>(</w:t>
      </w:r>
      <w:r>
        <w:rPr>
          <w:rFonts w:ascii="Courier New" w:eastAsia="宋体" w:hAnsi="Courier New" w:cs="Courier New"/>
          <w:sz w:val="18"/>
          <w:szCs w:val="18"/>
        </w:rPr>
        <w:t>root</w:t>
      </w:r>
      <w:r>
        <w:rPr>
          <w:rFonts w:ascii="Courier New" w:eastAsia="宋体" w:hAnsi="Courier New" w:cs="Courier New" w:hint="eastAsia"/>
          <w:sz w:val="18"/>
          <w:szCs w:val="18"/>
        </w:rPr>
        <w:t>))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299" w:name="_Toc10452822"/>
      <w:bookmarkStart w:id="300" w:name="_Toc17299493"/>
      <w:bookmarkStart w:id="301" w:name="_Toc17300567"/>
      <w:bookmarkStart w:id="302" w:name="_Toc1730087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A0199F">
        <w:rPr>
          <w:rFonts w:ascii="黑体" w:eastAsia="黑体" w:hAnsi="宋体" w:cs="Times New Roman"/>
          <w:bCs/>
          <w:sz w:val="28"/>
          <w:szCs w:val="28"/>
        </w:rPr>
        <w:t>71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扭转后等价的二叉树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299"/>
      <w:bookmarkEnd w:id="300"/>
      <w:bookmarkEnd w:id="301"/>
      <w:bookmarkEnd w:id="302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 w:rsidR="00280271">
        <w:rPr>
          <w:rFonts w:ascii="Courier New" w:eastAsia="宋体" w:hAnsi="Courier New" w:cs="Courier New" w:hint="eastAsia"/>
          <w:sz w:val="18"/>
          <w:szCs w:val="18"/>
        </w:rPr>
        <w:t>、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 w:rsidR="00280271">
        <w:rPr>
          <w:rFonts w:ascii="Courier New" w:eastAsia="宋体" w:hAnsi="Courier New" w:cs="Courier New" w:hint="eastAsia"/>
          <w:sz w:val="18"/>
          <w:szCs w:val="18"/>
        </w:rPr>
        <w:t>是二叉树的</w:t>
      </w:r>
      <w:r>
        <w:rPr>
          <w:rFonts w:ascii="Courier New" w:eastAsia="宋体" w:hAnsi="Courier New" w:cs="Courier New" w:hint="eastAsia"/>
          <w:sz w:val="18"/>
          <w:szCs w:val="18"/>
        </w:rPr>
        <w:t>根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返回值是个布尔值，当它们等价时返回</w:t>
      </w:r>
      <w:r>
        <w:rPr>
          <w:rFonts w:ascii="Courier New" w:eastAsia="宋体" w:hAnsi="Courier New" w:cs="Courier New" w:hint="eastAsia"/>
          <w:sz w:val="18"/>
          <w:szCs w:val="18"/>
        </w:rPr>
        <w:t>True</w:t>
      </w:r>
      <w:r>
        <w:rPr>
          <w:rFonts w:ascii="Courier New" w:eastAsia="宋体" w:hAnsi="Courier New" w:cs="Courier New" w:hint="eastAsia"/>
          <w:sz w:val="18"/>
          <w:szCs w:val="18"/>
        </w:rPr>
        <w:t>，否则返回</w:t>
      </w:r>
      <w:r>
        <w:rPr>
          <w:rFonts w:ascii="Courier New" w:eastAsia="宋体" w:hAnsi="Courier New" w:cs="Courier New" w:hint="eastAsia"/>
          <w:sz w:val="18"/>
          <w:szCs w:val="18"/>
        </w:rPr>
        <w:t>False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val):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self.left =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self.right = None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isTweakedIdentical(self, a, b):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if a == None and b == None: return True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a and b and a.val == b.val: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self.isTweakedIdentical(a.left, b.left) and \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self.isTweakedIdentical(a.right, b.right) or \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self.isTweakedIdentical(a.left, b.right) and \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self.isTweakedIdentical(a.right, b.left)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False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 = TreeNode(1)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root.left = TreeNode(2)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root.right = TreeNode(3)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root.left.left = TreeNode(4)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root1 = TreeNode(1)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root1.right = TreeNode(2)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root1.left = TreeNode(3)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root1.right.right = TreeNode(4)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54289D" w:rsidRDefault="0054289D" w:rsidP="008F25D0">
      <w:pPr>
        <w:ind w:leftChars="150" w:left="315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 ", root.val,root.left.val,root.right.val,root.left.left.val," , ",root1.val,root1.left.val,root1.right.val,root1.right.right.val)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", </w:t>
      </w:r>
      <w:r>
        <w:rPr>
          <w:rFonts w:ascii="Courier New" w:eastAsia="宋体" w:hAnsi="Courier New" w:cs="Courier New"/>
          <w:sz w:val="18"/>
          <w:szCs w:val="18"/>
        </w:rPr>
        <w:t>solution.isTweakedIdentical(root,root1)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54289D" w:rsidRDefault="0054289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03" w:name="_Toc10452823"/>
      <w:bookmarkStart w:id="304" w:name="_Toc17299494"/>
      <w:bookmarkStart w:id="305" w:name="_Toc17300568"/>
      <w:bookmarkStart w:id="306" w:name="_Toc1730087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280271">
        <w:rPr>
          <w:rFonts w:ascii="黑体" w:eastAsia="黑体" w:hAnsi="宋体" w:cs="Times New Roman"/>
          <w:bCs/>
          <w:sz w:val="28"/>
          <w:szCs w:val="28"/>
        </w:rPr>
        <w:t>72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岛屿的个数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03"/>
      <w:bookmarkEnd w:id="304"/>
      <w:bookmarkEnd w:id="305"/>
      <w:bookmarkEnd w:id="306"/>
    </w:p>
    <w:p w:rsidR="0054289D" w:rsidRDefault="0054289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from collections import deque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grid</w:t>
      </w:r>
      <w:r>
        <w:rPr>
          <w:rFonts w:ascii="Courier New" w:eastAsia="宋体" w:hAnsi="Courier New" w:cs="Courier New" w:hint="eastAsia"/>
          <w:sz w:val="18"/>
          <w:szCs w:val="18"/>
        </w:rPr>
        <w:t>是一个</w:t>
      </w:r>
      <w:r>
        <w:rPr>
          <w:rFonts w:ascii="Courier New" w:eastAsia="宋体" w:hAnsi="Courier New" w:cs="Courier New" w:hint="eastAsia"/>
          <w:sz w:val="18"/>
          <w:szCs w:val="18"/>
        </w:rPr>
        <w:t>0</w:t>
      </w:r>
      <w:r>
        <w:rPr>
          <w:rFonts w:ascii="Courier New" w:eastAsia="宋体" w:hAnsi="Courier New" w:cs="Courier New"/>
          <w:sz w:val="18"/>
          <w:szCs w:val="18"/>
        </w:rPr>
        <w:t>1</w:t>
      </w:r>
      <w:r>
        <w:rPr>
          <w:rFonts w:ascii="Courier New" w:eastAsia="宋体" w:hAnsi="Courier New" w:cs="Courier New" w:hint="eastAsia"/>
          <w:sz w:val="18"/>
          <w:szCs w:val="18"/>
        </w:rPr>
        <w:t>矩阵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/>
          <w:sz w:val="18"/>
          <w:szCs w:val="18"/>
        </w:rPr>
        <w:t>islands</w:t>
      </w:r>
      <w:r>
        <w:rPr>
          <w:rFonts w:ascii="Courier New" w:eastAsia="宋体" w:hAnsi="Courier New" w:cs="Courier New" w:hint="eastAsia"/>
          <w:sz w:val="18"/>
          <w:szCs w:val="18"/>
        </w:rPr>
        <w:t>是岛屿的个数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numIslands(self, grid):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not grid or not grid[0]: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islands = 0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range(len(grid)):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range(len(grid[0])):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grid[i][j]: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self.bfs(grid, i, j)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islands += 1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islands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bfs(self, grid, x, y):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queue = deque([(x, y)])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grid[x][y] = False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queue: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x, y = queue.popleft()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delta_x, delta_y in [(1, 0), (0, -1), (-1, 0), (0, 1)]: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next_x = x + delta_x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next_y = y + delta_y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not self.is_valid(grid, next_x, next_y):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continue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queue.append((next_x, next_y))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grid[next_x][next_y] = False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is_valid(self, grid, x, y):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n, m = len(grid), len(grid[0])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0 &lt;= x &lt; n and 0 &lt;= y &lt; m and grid[x][y]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generator= [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</w:t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  <w:t>[1,1,0,0,0],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</w:t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  <w:t>[0,1,0,0,1],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</w:t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  <w:t>[0,0,0,1,1],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</w:t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  <w:t>[0,0,0,0,0],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</w:t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</w:r>
      <w:r>
        <w:rPr>
          <w:rFonts w:ascii="Courier New" w:eastAsia="宋体" w:hAnsi="Courier New" w:cs="Courier New"/>
          <w:sz w:val="18"/>
          <w:szCs w:val="18"/>
        </w:rPr>
        <w:tab/>
        <w:t>[0,0,0,0,1]</w:t>
      </w:r>
    </w:p>
    <w:p w:rsidR="0054289D" w:rsidRDefault="0054289D" w:rsidP="008F25D0">
      <w:pPr>
        <w:ind w:left="1260" w:firstLine="42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]</w:t>
      </w:r>
    </w:p>
    <w:p w:rsidR="0054289D" w:rsidRDefault="0054289D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54289D" w:rsidRDefault="0054289D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</w:t>
      </w:r>
      <w:r>
        <w:rPr>
          <w:rFonts w:ascii="Courier New" w:eastAsia="宋体" w:hAnsi="Courier New" w:cs="Courier New"/>
          <w:sz w:val="18"/>
          <w:szCs w:val="18"/>
        </w:rPr>
        <w:t>generator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54289D" w:rsidRDefault="0054289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solution.</w:t>
      </w:r>
      <w:r>
        <w:rPr>
          <w:rFonts w:ascii="Courier New" w:eastAsia="宋体" w:hAnsi="Courier New" w:cs="Courier New"/>
          <w:sz w:val="18"/>
          <w:szCs w:val="18"/>
        </w:rPr>
        <w:t>numIslands</w:t>
      </w:r>
      <w:r>
        <w:rPr>
          <w:rFonts w:ascii="Courier New" w:eastAsia="宋体" w:hAnsi="Courier New" w:cs="Courier New" w:hint="eastAsia"/>
          <w:sz w:val="18"/>
          <w:szCs w:val="18"/>
        </w:rPr>
        <w:t>(</w:t>
      </w:r>
      <w:r>
        <w:rPr>
          <w:rFonts w:ascii="Courier New" w:eastAsia="宋体" w:hAnsi="Courier New" w:cs="Courier New"/>
          <w:sz w:val="18"/>
          <w:szCs w:val="18"/>
        </w:rPr>
        <w:t>generator</w:t>
      </w:r>
      <w:r>
        <w:rPr>
          <w:rFonts w:ascii="Courier New" w:eastAsia="宋体" w:hAnsi="Courier New" w:cs="Courier New" w:hint="eastAsia"/>
          <w:sz w:val="18"/>
          <w:szCs w:val="18"/>
        </w:rPr>
        <w:t>))</w:t>
      </w:r>
    </w:p>
    <w:p w:rsidR="00D319E1" w:rsidRPr="00822FD4" w:rsidRDefault="00D319E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07" w:name="_Toc10452824"/>
      <w:bookmarkStart w:id="308" w:name="_Toc17299495"/>
      <w:bookmarkStart w:id="309" w:name="_Toc17300569"/>
      <w:bookmarkStart w:id="310" w:name="_Toc17300877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280271">
        <w:rPr>
          <w:rFonts w:ascii="黑体" w:eastAsia="黑体" w:hAnsi="宋体" w:cs="Times New Roman"/>
          <w:bCs/>
          <w:sz w:val="28"/>
          <w:szCs w:val="28"/>
        </w:rPr>
        <w:t>73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判断是否为平方数之和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07"/>
      <w:bookmarkEnd w:id="308"/>
      <w:bookmarkEnd w:id="309"/>
      <w:bookmarkEnd w:id="310"/>
    </w:p>
    <w:p w:rsidR="00D319E1" w:rsidRPr="00822FD4" w:rsidRDefault="00D319E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import math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"""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num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返回布尔类型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"""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def checkSumOfSquareNumbers(self, num):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# write your code here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if num &lt; 0: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return False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for i in reversed(range(0, int(math.sqrt(num)) + 1)):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if i * i == num: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return True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j = num - i * i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k = int(math.sqrt(j))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if k * k == j: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    return True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return False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if __name__=='__main__':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ab/>
        <w:t>solution=Solution()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ab/>
        <w:t>num=5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ab/>
        <w:t>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",num)</w:t>
      </w:r>
    </w:p>
    <w:p w:rsidR="00D319E1" w:rsidRPr="00822FD4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ab/>
        <w:t>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",solution.checkSumOfSquareNumbers(num))</w:t>
      </w:r>
    </w:p>
    <w:p w:rsidR="00D319E1" w:rsidRDefault="00D319E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11" w:name="_Toc10452825"/>
      <w:bookmarkStart w:id="312" w:name="_Toc17299496"/>
      <w:bookmarkStart w:id="313" w:name="_Toc17300570"/>
      <w:bookmarkStart w:id="314" w:name="_Toc1730087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280271">
        <w:rPr>
          <w:rFonts w:ascii="黑体" w:eastAsia="黑体" w:hAnsi="宋体" w:cs="Times New Roman"/>
          <w:bCs/>
          <w:sz w:val="28"/>
          <w:szCs w:val="28"/>
        </w:rPr>
        <w:t>7</w:t>
      </w:r>
      <w:r>
        <w:rPr>
          <w:rFonts w:ascii="黑体" w:eastAsia="黑体" w:hAnsi="宋体" w:cs="Times New Roman" w:hint="eastAsia"/>
          <w:bCs/>
          <w:sz w:val="28"/>
          <w:szCs w:val="28"/>
        </w:rPr>
        <w:t>4</w:t>
      </w:r>
      <w:r>
        <w:rPr>
          <w:rFonts w:ascii="黑体" w:eastAsia="黑体" w:hAnsi="宋体" w:cs="Times New Roman"/>
          <w:bCs/>
          <w:sz w:val="28"/>
          <w:szCs w:val="28"/>
        </w:rPr>
        <w:t>】滑动窗口内数的和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11"/>
      <w:bookmarkEnd w:id="312"/>
      <w:bookmarkEnd w:id="313"/>
      <w:bookmarkEnd w:id="314"/>
    </w:p>
    <w:p w:rsidR="00D319E1" w:rsidRDefault="00D319E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#nums</w:t>
      </w:r>
      <w:r>
        <w:rPr>
          <w:rFonts w:ascii="Courier New" w:eastAsia="宋体" w:hAnsi="Courier New" w:cs="Courier New" w:hint="eastAsia"/>
          <w:sz w:val="18"/>
          <w:szCs w:val="18"/>
        </w:rPr>
        <w:t>是整数数组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#k</w:t>
      </w:r>
      <w:r>
        <w:rPr>
          <w:rFonts w:ascii="Courier New" w:eastAsia="宋体" w:hAnsi="Courier New" w:cs="Courier New" w:hint="eastAsia"/>
          <w:sz w:val="18"/>
          <w:szCs w:val="18"/>
        </w:rPr>
        <w:t>是滑动窗口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返回每个窗口的数字和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winSum(self, nums, k):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len(nums)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&lt; k or k &lt;= 0: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[]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sums = [0] * (n - k + 1)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range(k):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sums[0] += nums[i];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 - k + 1):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sums[i] = sums[i - 1] - nums[i - 1] + nums[i + k - 1]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sums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319E1" w:rsidRPr="00B30B97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B30B97">
        <w:rPr>
          <w:rFonts w:ascii="Courier New" w:eastAsia="宋体" w:hAnsi="Courier New" w:cs="Courier New"/>
          <w:sz w:val="18"/>
          <w:szCs w:val="18"/>
        </w:rPr>
        <w:t xml:space="preserve">    inputnum=[1,2,7,8,5]</w:t>
      </w:r>
    </w:p>
    <w:p w:rsidR="00D319E1" w:rsidRPr="00B30B97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B30B97">
        <w:rPr>
          <w:rFonts w:ascii="Courier New" w:eastAsia="宋体" w:hAnsi="Courier New" w:cs="Courier New"/>
          <w:sz w:val="18"/>
          <w:szCs w:val="18"/>
        </w:rPr>
        <w:t xml:space="preserve">    k=3</w:t>
      </w:r>
    </w:p>
    <w:p w:rsidR="00D319E1" w:rsidRPr="00B30B97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B30B9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30B97">
        <w:rPr>
          <w:rFonts w:ascii="Courier New" w:eastAsia="宋体" w:hAnsi="Courier New" w:cs="Courier New" w:hint="eastAsia"/>
          <w:sz w:val="18"/>
          <w:szCs w:val="18"/>
        </w:rPr>
        <w:t>输入数组：</w:t>
      </w:r>
      <w:r w:rsidRPr="00B30B97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D319E1" w:rsidRPr="00B30B97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B30B9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30B97">
        <w:rPr>
          <w:rFonts w:ascii="Courier New" w:eastAsia="宋体" w:hAnsi="Courier New" w:cs="Courier New" w:hint="eastAsia"/>
          <w:sz w:val="18"/>
          <w:szCs w:val="18"/>
        </w:rPr>
        <w:t>输入窗口：</w:t>
      </w:r>
      <w:r w:rsidRPr="00B30B97">
        <w:rPr>
          <w:rFonts w:ascii="Courier New" w:eastAsia="宋体" w:hAnsi="Courier New" w:cs="Courier New" w:hint="eastAsia"/>
          <w:sz w:val="18"/>
          <w:szCs w:val="18"/>
        </w:rPr>
        <w:t>",k)</w:t>
      </w:r>
    </w:p>
    <w:p w:rsidR="00D319E1" w:rsidRPr="00B30B97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B30B97"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D319E1" w:rsidRDefault="00D319E1" w:rsidP="008F25D0">
      <w:pPr>
        <w:rPr>
          <w:rFonts w:ascii="Courier New" w:eastAsia="宋体" w:hAnsi="Courier New" w:cs="Courier New"/>
          <w:sz w:val="18"/>
          <w:szCs w:val="18"/>
        </w:rPr>
      </w:pPr>
      <w:r w:rsidRPr="00B30B9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30B97">
        <w:rPr>
          <w:rFonts w:ascii="Courier New" w:eastAsia="宋体" w:hAnsi="Courier New" w:cs="Courier New" w:hint="eastAsia"/>
          <w:sz w:val="18"/>
          <w:szCs w:val="18"/>
        </w:rPr>
        <w:t>输出数组：</w:t>
      </w:r>
      <w:r w:rsidRPr="00B30B97">
        <w:rPr>
          <w:rFonts w:ascii="Courier New" w:eastAsia="宋体" w:hAnsi="Courier New" w:cs="Courier New" w:hint="eastAsia"/>
          <w:sz w:val="18"/>
          <w:szCs w:val="18"/>
        </w:rPr>
        <w:t>",solution.winSum(inputnum,k))</w:t>
      </w:r>
    </w:p>
    <w:p w:rsidR="00D319E1" w:rsidRDefault="00D319E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4.运行结果</w:t>
      </w:r>
    </w:p>
    <w:p w:rsidR="00D319E1" w:rsidRPr="00B30B97" w:rsidRDefault="00D319E1" w:rsidP="008F25D0">
      <w:pPr>
        <w:rPr>
          <w:rFonts w:ascii="Courier New" w:eastAsia="宋体" w:hAnsi="Courier New" w:cs="Courier New"/>
          <w:color w:val="000000"/>
          <w:kern w:val="0"/>
          <w:szCs w:val="21"/>
        </w:rPr>
      </w:pPr>
      <w:r w:rsidRPr="00B30B97">
        <w:rPr>
          <w:rFonts w:ascii="Courier New" w:eastAsia="宋体" w:hAnsi="Courier New" w:cs="Courier New" w:hint="eastAsia"/>
          <w:color w:val="000000"/>
          <w:kern w:val="0"/>
          <w:szCs w:val="21"/>
        </w:rPr>
        <w:t>输入数组：</w:t>
      </w:r>
      <w:r w:rsidRPr="00B30B97">
        <w:rPr>
          <w:rFonts w:ascii="Courier New" w:eastAsia="宋体" w:hAnsi="Courier New" w:cs="Courier New" w:hint="eastAsia"/>
          <w:color w:val="000000"/>
          <w:kern w:val="0"/>
          <w:szCs w:val="21"/>
        </w:rPr>
        <w:t>[1, 2, 7, 8, 5]</w:t>
      </w:r>
    </w:p>
    <w:p w:rsidR="00D319E1" w:rsidRPr="00B30B97" w:rsidRDefault="00D319E1" w:rsidP="008F25D0">
      <w:pPr>
        <w:rPr>
          <w:rFonts w:ascii="Courier New" w:eastAsia="宋体" w:hAnsi="Courier New" w:cs="Courier New"/>
          <w:color w:val="000000"/>
          <w:kern w:val="0"/>
          <w:szCs w:val="21"/>
        </w:rPr>
      </w:pPr>
      <w:r w:rsidRPr="00B30B97">
        <w:rPr>
          <w:rFonts w:ascii="Courier New" w:eastAsia="宋体" w:hAnsi="Courier New" w:cs="Courier New" w:hint="eastAsia"/>
          <w:color w:val="000000"/>
          <w:kern w:val="0"/>
          <w:szCs w:val="21"/>
        </w:rPr>
        <w:t>输入窗口：</w:t>
      </w:r>
      <w:r w:rsidRPr="00B30B97">
        <w:rPr>
          <w:rFonts w:ascii="Courier New" w:eastAsia="宋体" w:hAnsi="Courier New" w:cs="Courier New" w:hint="eastAsia"/>
          <w:color w:val="000000"/>
          <w:kern w:val="0"/>
          <w:szCs w:val="21"/>
        </w:rPr>
        <w:t>3</w:t>
      </w:r>
    </w:p>
    <w:p w:rsidR="00D319E1" w:rsidRDefault="00D319E1" w:rsidP="008F25D0">
      <w:r w:rsidRPr="00B30B97">
        <w:rPr>
          <w:rFonts w:ascii="Courier New" w:eastAsia="宋体" w:hAnsi="Courier New" w:cs="Courier New" w:hint="eastAsia"/>
          <w:color w:val="000000"/>
          <w:kern w:val="0"/>
          <w:szCs w:val="21"/>
        </w:rPr>
        <w:t>输出数组：</w:t>
      </w:r>
      <w:r w:rsidRPr="00B30B97">
        <w:rPr>
          <w:rFonts w:ascii="Courier New" w:eastAsia="宋体" w:hAnsi="Courier New" w:cs="Courier New" w:hint="eastAsia"/>
          <w:color w:val="000000"/>
          <w:kern w:val="0"/>
          <w:szCs w:val="21"/>
        </w:rPr>
        <w:t>[10, 17, 20]</w:t>
      </w:r>
    </w:p>
    <w:p w:rsidR="008C601E" w:rsidRDefault="008C601E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15" w:name="_Toc10452826"/>
      <w:bookmarkStart w:id="316" w:name="_Toc17299497"/>
      <w:bookmarkStart w:id="317" w:name="_Toc17300571"/>
      <w:bookmarkStart w:id="318" w:name="_Toc17300879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280271">
        <w:rPr>
          <w:rFonts w:ascii="黑体" w:eastAsia="黑体" w:hAnsi="宋体" w:cs="Times New Roman"/>
          <w:bCs/>
          <w:sz w:val="28"/>
          <w:szCs w:val="28"/>
        </w:rPr>
        <w:t>75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棒球游戏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15"/>
      <w:bookmarkEnd w:id="316"/>
      <w:bookmarkEnd w:id="317"/>
      <w:bookmarkEnd w:id="318"/>
    </w:p>
    <w:p w:rsidR="008C601E" w:rsidRDefault="008C601E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19" w:name="_Toc10452827"/>
      <w:bookmarkStart w:id="320" w:name="_Toc17299498"/>
      <w:bookmarkStart w:id="321" w:name="_Toc17300572"/>
      <w:bookmarkStart w:id="322" w:name="_Toc1730088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5D568C">
        <w:rPr>
          <w:rFonts w:ascii="黑体" w:eastAsia="黑体" w:hAnsi="宋体" w:cs="Times New Roman"/>
          <w:bCs/>
          <w:sz w:val="28"/>
          <w:szCs w:val="28"/>
        </w:rPr>
        <w:t>76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硬币摆放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19"/>
      <w:bookmarkEnd w:id="320"/>
      <w:bookmarkEnd w:id="321"/>
      <w:bookmarkEnd w:id="322"/>
    </w:p>
    <w:p w:rsidR="008C601E" w:rsidRDefault="008C601E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>import math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>class Solution: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参数</w:t>
      </w:r>
      <w:r w:rsidRPr="00F73DCA">
        <w:rPr>
          <w:rFonts w:ascii="Courier New" w:hAnsi="Courier New" w:cs="Courier New"/>
          <w:sz w:val="18"/>
          <w:szCs w:val="18"/>
        </w:rPr>
        <w:t>n</w:t>
      </w:r>
      <w:r>
        <w:rPr>
          <w:rFonts w:ascii="Courier New" w:hAnsi="Courier New" w:cs="Courier New"/>
          <w:sz w:val="18"/>
          <w:szCs w:val="18"/>
        </w:rPr>
        <w:t>为整数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返回整数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# n = (1 + x) * x / 2, </w:t>
      </w:r>
      <w:r w:rsidRPr="00F73DCA">
        <w:rPr>
          <w:rFonts w:ascii="Courier New" w:hAnsi="Courier New" w:cs="Courier New"/>
          <w:sz w:val="18"/>
          <w:szCs w:val="18"/>
        </w:rPr>
        <w:t>求得</w:t>
      </w:r>
      <w:r w:rsidRPr="00F73DCA">
        <w:rPr>
          <w:rFonts w:ascii="Courier New" w:hAnsi="Courier New" w:cs="Courier New"/>
          <w:sz w:val="18"/>
          <w:szCs w:val="18"/>
        </w:rPr>
        <w:t xml:space="preserve"> x = (-1 + sqrt(8 * n + 1)) / 2, </w:t>
      </w:r>
      <w:r w:rsidRPr="00F73DCA">
        <w:rPr>
          <w:rFonts w:ascii="Courier New" w:hAnsi="Courier New" w:cs="Courier New"/>
          <w:sz w:val="18"/>
          <w:szCs w:val="18"/>
        </w:rPr>
        <w:t>对</w:t>
      </w:r>
      <w:r w:rsidRPr="00F73DCA">
        <w:rPr>
          <w:rFonts w:ascii="Courier New" w:hAnsi="Courier New" w:cs="Courier New"/>
          <w:sz w:val="18"/>
          <w:szCs w:val="18"/>
        </w:rPr>
        <w:t>x</w:t>
      </w:r>
      <w:r w:rsidRPr="00F73DCA">
        <w:rPr>
          <w:rFonts w:ascii="Courier New" w:hAnsi="Courier New" w:cs="Courier New"/>
          <w:sz w:val="18"/>
          <w:szCs w:val="18"/>
        </w:rPr>
        <w:t>取整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def arrangeCoins(self, n):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return math.floor((-1 + math.sqrt(1 + 8*n)) / 2)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>if __name__ == '__main__':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n = 10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solution = Solution()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print("</w:t>
      </w:r>
      <w:r w:rsidRPr="00F73DCA">
        <w:rPr>
          <w:rFonts w:ascii="Courier New" w:hAnsi="Courier New" w:cs="Courier New"/>
          <w:sz w:val="18"/>
          <w:szCs w:val="18"/>
        </w:rPr>
        <w:t>输入为：</w:t>
      </w:r>
      <w:r w:rsidRPr="00F73DCA">
        <w:rPr>
          <w:rFonts w:ascii="Courier New" w:hAnsi="Courier New" w:cs="Courier New"/>
          <w:sz w:val="18"/>
          <w:szCs w:val="18"/>
        </w:rPr>
        <w:t>",n)</w:t>
      </w:r>
    </w:p>
    <w:p w:rsidR="008C601E" w:rsidRPr="00F73DCA" w:rsidRDefault="008C601E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print("</w:t>
      </w:r>
      <w:r w:rsidRPr="00F73DCA">
        <w:rPr>
          <w:rFonts w:ascii="Courier New" w:hAnsi="Courier New" w:cs="Courier New"/>
          <w:sz w:val="18"/>
          <w:szCs w:val="18"/>
        </w:rPr>
        <w:t>输出为：</w:t>
      </w:r>
      <w:r w:rsidRPr="00F73DCA">
        <w:rPr>
          <w:rFonts w:ascii="Courier New" w:hAnsi="Courier New" w:cs="Courier New"/>
          <w:sz w:val="18"/>
          <w:szCs w:val="18"/>
        </w:rPr>
        <w:t>",solution.arrangeCoins(n))</w:t>
      </w:r>
    </w:p>
    <w:p w:rsidR="00F57142" w:rsidRDefault="00F57142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23" w:name="_Toc10452828"/>
      <w:bookmarkStart w:id="324" w:name="_Toc17299499"/>
      <w:bookmarkStart w:id="325" w:name="_Toc17300573"/>
      <w:bookmarkStart w:id="326" w:name="_Toc1730088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5D568C">
        <w:rPr>
          <w:rFonts w:ascii="黑体" w:eastAsia="黑体" w:hAnsi="宋体" w:cs="Times New Roman"/>
          <w:bCs/>
          <w:sz w:val="28"/>
          <w:szCs w:val="28"/>
        </w:rPr>
        <w:t>77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字母大小写转换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23"/>
      <w:bookmarkEnd w:id="324"/>
      <w:bookmarkEnd w:id="325"/>
      <w:bookmarkEnd w:id="326"/>
    </w:p>
    <w:p w:rsidR="00F57142" w:rsidRDefault="00F57142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>class Solution(object):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def letterCasePermutation(self, S):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参数</w:t>
      </w:r>
      <w:r w:rsidRPr="00117E24">
        <w:rPr>
          <w:rFonts w:ascii="Courier New" w:hAnsi="Courier New" w:cs="Courier New"/>
          <w:sz w:val="18"/>
          <w:szCs w:val="18"/>
        </w:rPr>
        <w:t>S</w:t>
      </w:r>
      <w:r>
        <w:rPr>
          <w:rFonts w:ascii="Courier New" w:hAnsi="Courier New" w:cs="Courier New"/>
          <w:sz w:val="18"/>
          <w:szCs w:val="18"/>
        </w:rPr>
        <w:t>为字符串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返回字符串列表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# </w:t>
      </w:r>
      <w:r w:rsidRPr="00117E24">
        <w:rPr>
          <w:rFonts w:ascii="Courier New" w:hAnsi="Courier New" w:cs="Courier New"/>
          <w:sz w:val="18"/>
          <w:szCs w:val="18"/>
        </w:rPr>
        <w:t>利用二进制对应字符串。其中</w:t>
      </w:r>
      <w:r w:rsidRPr="00117E24">
        <w:rPr>
          <w:rFonts w:ascii="Courier New" w:hAnsi="Courier New" w:cs="Courier New"/>
          <w:sz w:val="18"/>
          <w:szCs w:val="18"/>
        </w:rPr>
        <w:t>0</w:t>
      </w:r>
      <w:r w:rsidRPr="00117E24">
        <w:rPr>
          <w:rFonts w:ascii="Courier New" w:hAnsi="Courier New" w:cs="Courier New"/>
          <w:sz w:val="18"/>
          <w:szCs w:val="18"/>
        </w:rPr>
        <w:t>表示大小写不变，</w:t>
      </w:r>
      <w:r w:rsidRPr="00117E24">
        <w:rPr>
          <w:rFonts w:ascii="Courier New" w:hAnsi="Courier New" w:cs="Courier New"/>
          <w:sz w:val="18"/>
          <w:szCs w:val="18"/>
        </w:rPr>
        <w:t>1</w:t>
      </w:r>
      <w:r w:rsidRPr="00117E24">
        <w:rPr>
          <w:rFonts w:ascii="Courier New" w:hAnsi="Courier New" w:cs="Courier New"/>
          <w:sz w:val="18"/>
          <w:szCs w:val="18"/>
        </w:rPr>
        <w:t>表示改变大小写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res = []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indices = []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indices = [i for i,_ in enumerate(S) if S[i].isalpha()]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for i in range(0, pow(2,len(indices))):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if i==0: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    res.append(S)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else: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    j=i;bpos=0;nsl=list(S)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    while j&gt;0: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</w:t>
      </w:r>
      <w:r>
        <w:rPr>
          <w:rFonts w:ascii="Courier New" w:hAnsi="Courier New" w:cs="Courier New"/>
          <w:sz w:val="18"/>
          <w:szCs w:val="18"/>
        </w:rPr>
        <w:t xml:space="preserve">          ci2c = indices[bpos]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        if j&amp;1 and S[ci2c].islower():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            nsl[ci2c]=S[ci2c].upper()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        elif j&amp;1 and S[ci2c].isupper():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            nsl[ci2c]=S[ci2c].lower()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lastRenderedPageBreak/>
        <w:t xml:space="preserve">                    bpos+=1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        j = j &gt;&gt; 1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        res.append("".join(nsl))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    return res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>if __name__ == '__main__':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S = "a1b2"</w:t>
      </w:r>
    </w:p>
    <w:p w:rsidR="00F57142" w:rsidRPr="00117E2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print("</w:t>
      </w:r>
      <w:r w:rsidRPr="00117E24">
        <w:rPr>
          <w:rFonts w:ascii="Courier New" w:hAnsi="Courier New" w:cs="Courier New"/>
          <w:sz w:val="18"/>
          <w:szCs w:val="18"/>
        </w:rPr>
        <w:t>输入为：</w:t>
      </w:r>
      <w:r w:rsidRPr="00117E24">
        <w:rPr>
          <w:rFonts w:ascii="Courier New" w:hAnsi="Courier New" w:cs="Courier New"/>
          <w:sz w:val="18"/>
          <w:szCs w:val="18"/>
        </w:rPr>
        <w:t>",S)</w:t>
      </w:r>
    </w:p>
    <w:p w:rsidR="00F57142" w:rsidRDefault="00F57142" w:rsidP="008F25D0">
      <w:pPr>
        <w:pStyle w:val="HTML"/>
        <w:shd w:val="clear" w:color="auto" w:fill="FFFFFF"/>
        <w:rPr>
          <w:rFonts w:ascii="黑体" w:eastAsia="黑体" w:hAnsi="等线 Light" w:hint="default"/>
          <w:bCs/>
        </w:rPr>
      </w:pPr>
      <w:r w:rsidRPr="00117E24">
        <w:rPr>
          <w:rFonts w:ascii="Courier New" w:hAnsi="Courier New" w:cs="Courier New"/>
          <w:sz w:val="18"/>
          <w:szCs w:val="18"/>
        </w:rPr>
        <w:t xml:space="preserve">    print("</w:t>
      </w:r>
      <w:r w:rsidRPr="00117E24">
        <w:rPr>
          <w:rFonts w:ascii="Courier New" w:hAnsi="Courier New" w:cs="Courier New"/>
          <w:sz w:val="18"/>
          <w:szCs w:val="18"/>
        </w:rPr>
        <w:t>输出为：</w:t>
      </w:r>
      <w:r w:rsidRPr="00117E24">
        <w:rPr>
          <w:rFonts w:ascii="Courier New" w:hAnsi="Courier New" w:cs="Courier New"/>
          <w:sz w:val="18"/>
          <w:szCs w:val="18"/>
        </w:rPr>
        <w:t>",solution.letterCasePermutation(S))</w:t>
      </w:r>
      <w:r w:rsidRPr="00117E24">
        <w:rPr>
          <w:rFonts w:ascii="Courier New" w:hAnsi="Courier New" w:cs="Courier New"/>
          <w:sz w:val="18"/>
          <w:szCs w:val="18"/>
        </w:rPr>
        <w:br/>
      </w:r>
      <w:r>
        <w:rPr>
          <w:rFonts w:ascii="黑体" w:eastAsia="黑体" w:hAnsi="等线 Light"/>
          <w:bCs/>
        </w:rPr>
        <w:t>4.运行结果</w:t>
      </w:r>
    </w:p>
    <w:p w:rsidR="00F57142" w:rsidRDefault="00F57142" w:rsidP="008F25D0">
      <w:r>
        <w:rPr>
          <w:rFonts w:hint="eastAsia"/>
        </w:rPr>
        <w:t>输入为：</w:t>
      </w:r>
      <w:r>
        <w:rPr>
          <w:rFonts w:hint="eastAsia"/>
        </w:rPr>
        <w:t xml:space="preserve"> a1b2</w:t>
      </w:r>
    </w:p>
    <w:p w:rsidR="00F57142" w:rsidRDefault="00F57142" w:rsidP="008F25D0">
      <w:r>
        <w:rPr>
          <w:rFonts w:hint="eastAsia"/>
        </w:rPr>
        <w:t>输出为：</w:t>
      </w:r>
      <w:r>
        <w:rPr>
          <w:rFonts w:hint="eastAsia"/>
        </w:rPr>
        <w:t xml:space="preserve"> ['a1b2', 'A1b2', 'a1B2', 'A1B2']</w:t>
      </w:r>
    </w:p>
    <w:p w:rsidR="00F57142" w:rsidRDefault="00F57142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27" w:name="_Toc10452829"/>
      <w:bookmarkStart w:id="328" w:name="_Toc17299500"/>
      <w:bookmarkStart w:id="329" w:name="_Toc17300574"/>
      <w:bookmarkStart w:id="330" w:name="_Toc1730088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5D568C">
        <w:rPr>
          <w:rFonts w:ascii="黑体" w:eastAsia="黑体" w:hAnsi="宋体" w:cs="Times New Roman"/>
          <w:bCs/>
          <w:sz w:val="28"/>
          <w:szCs w:val="28"/>
        </w:rPr>
        <w:t>78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二进制表示中质数个计算置位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27"/>
      <w:bookmarkEnd w:id="328"/>
      <w:bookmarkEnd w:id="329"/>
      <w:bookmarkEnd w:id="330"/>
    </w:p>
    <w:p w:rsidR="00F57142" w:rsidRDefault="00F57142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>class Solution(object):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def countPrimeSetBits(self, L, R):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    # "L, R</w:t>
      </w:r>
      <w:r>
        <w:rPr>
          <w:rFonts w:ascii="Courier New" w:hAnsi="Courier New" w:cs="Courier New"/>
          <w:sz w:val="18"/>
          <w:szCs w:val="18"/>
        </w:rPr>
        <w:t>在</w:t>
      </w:r>
      <w:r w:rsidRPr="005B6436">
        <w:rPr>
          <w:rFonts w:ascii="Courier New" w:hAnsi="Courier New" w:cs="Courier New"/>
          <w:sz w:val="18"/>
          <w:szCs w:val="18"/>
        </w:rPr>
        <w:t>[1, 10^6]</w:t>
      </w:r>
      <w:r>
        <w:rPr>
          <w:rFonts w:ascii="Courier New" w:hAnsi="Courier New" w:cs="Courier New"/>
          <w:sz w:val="18"/>
          <w:szCs w:val="18"/>
        </w:rPr>
        <w:t>范围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    # </w:t>
      </w:r>
      <w:r>
        <w:rPr>
          <w:rFonts w:ascii="Courier New" w:hAnsi="Courier New" w:cs="Courier New"/>
          <w:sz w:val="18"/>
          <w:szCs w:val="18"/>
        </w:rPr>
        <w:t>可能的质数为</w:t>
      </w:r>
      <w:r w:rsidRPr="005B6436">
        <w:rPr>
          <w:rFonts w:ascii="Courier New" w:hAnsi="Courier New" w:cs="Courier New"/>
          <w:sz w:val="18"/>
          <w:szCs w:val="18"/>
        </w:rPr>
        <w:t>2, 3, 5, 7, 11, 13, 17, 19.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    # </w:t>
      </w:r>
      <w:r w:rsidRPr="005B6436">
        <w:rPr>
          <w:rFonts w:ascii="Courier New" w:hAnsi="Courier New" w:cs="Courier New"/>
          <w:sz w:val="18"/>
          <w:szCs w:val="18"/>
        </w:rPr>
        <w:t>统计</w:t>
      </w:r>
      <w:r w:rsidRPr="005B6436">
        <w:rPr>
          <w:rFonts w:ascii="Courier New" w:hAnsi="Courier New" w:cs="Courier New"/>
          <w:sz w:val="18"/>
          <w:szCs w:val="18"/>
        </w:rPr>
        <w:t>1</w:t>
      </w:r>
      <w:r w:rsidRPr="005B6436">
        <w:rPr>
          <w:rFonts w:ascii="Courier New" w:hAnsi="Courier New" w:cs="Courier New"/>
          <w:sz w:val="18"/>
          <w:szCs w:val="18"/>
        </w:rPr>
        <w:t>的个数在进行质数判定</w:t>
      </w:r>
      <w:r w:rsidRPr="005B6436">
        <w:rPr>
          <w:rFonts w:ascii="Courier New" w:hAnsi="Courier New" w:cs="Courier New"/>
          <w:sz w:val="18"/>
          <w:szCs w:val="18"/>
        </w:rPr>
        <w:t>,</w:t>
      </w:r>
      <w:r w:rsidRPr="005B6436">
        <w:rPr>
          <w:rFonts w:ascii="Courier New" w:hAnsi="Courier New" w:cs="Courier New"/>
          <w:sz w:val="18"/>
          <w:szCs w:val="18"/>
        </w:rPr>
        <w:t>因为二进制</w:t>
      </w:r>
      <w:r w:rsidRPr="005B6436">
        <w:rPr>
          <w:rFonts w:ascii="Courier New" w:hAnsi="Courier New" w:cs="Courier New"/>
          <w:sz w:val="18"/>
          <w:szCs w:val="18"/>
        </w:rPr>
        <w:t>1</w:t>
      </w:r>
      <w:r w:rsidRPr="005B6436">
        <w:rPr>
          <w:rFonts w:ascii="Courier New" w:hAnsi="Courier New" w:cs="Courier New"/>
          <w:sz w:val="18"/>
          <w:szCs w:val="18"/>
        </w:rPr>
        <w:t>的个数不会超过</w:t>
      </w:r>
      <w:r w:rsidRPr="005B6436">
        <w:rPr>
          <w:rFonts w:ascii="Courier New" w:hAnsi="Courier New" w:cs="Courier New"/>
          <w:sz w:val="18"/>
          <w:szCs w:val="18"/>
        </w:rPr>
        <w:t>20</w:t>
      </w:r>
      <w:r w:rsidRPr="005B6436">
        <w:rPr>
          <w:rFonts w:ascii="Courier New" w:hAnsi="Courier New" w:cs="Courier New"/>
          <w:sz w:val="18"/>
          <w:szCs w:val="18"/>
        </w:rPr>
        <w:t>个</w:t>
      </w:r>
      <w:r>
        <w:rPr>
          <w:rFonts w:ascii="Courier New" w:hAnsi="Courier New" w:cs="Courier New"/>
          <w:sz w:val="18"/>
          <w:szCs w:val="18"/>
        </w:rPr>
        <w:t>，</w:t>
      </w:r>
      <w:r w:rsidRPr="005B6436">
        <w:rPr>
          <w:rFonts w:ascii="Courier New" w:hAnsi="Courier New" w:cs="Courier New"/>
          <w:sz w:val="18"/>
          <w:szCs w:val="18"/>
        </w:rPr>
        <w:t>枚举质数即可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    k = 0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    for n in range(L, R + 1):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        if bin(n).count('1') in [2, 3, 5, 7, 11, 13, 17, 19]: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            k = k + 1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    return k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>if __name__ == '__main__':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L=6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R=10</w:t>
      </w:r>
    </w:p>
    <w:p w:rsidR="00F57142" w:rsidRPr="005B6436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print("</w:t>
      </w:r>
      <w:r w:rsidRPr="005B6436">
        <w:rPr>
          <w:rFonts w:ascii="Courier New" w:hAnsi="Courier New" w:cs="Courier New"/>
          <w:sz w:val="18"/>
          <w:szCs w:val="18"/>
        </w:rPr>
        <w:t>输入为：</w:t>
      </w:r>
      <w:r w:rsidRPr="005B6436">
        <w:rPr>
          <w:rFonts w:ascii="Courier New" w:hAnsi="Courier New" w:cs="Courier New"/>
          <w:sz w:val="18"/>
          <w:szCs w:val="18"/>
        </w:rPr>
        <w:t>[",L,R,"]")</w:t>
      </w:r>
    </w:p>
    <w:p w:rsidR="00F57142" w:rsidRDefault="00F57142" w:rsidP="008F25D0">
      <w:pPr>
        <w:pStyle w:val="HTML"/>
        <w:shd w:val="clear" w:color="auto" w:fill="FFFFFF"/>
        <w:rPr>
          <w:rFonts w:ascii="黑体" w:eastAsia="黑体" w:hAnsi="等线 Light" w:hint="default"/>
          <w:bCs/>
        </w:rPr>
      </w:pPr>
      <w:r w:rsidRPr="005B6436">
        <w:rPr>
          <w:rFonts w:ascii="Courier New" w:hAnsi="Courier New" w:cs="Courier New"/>
          <w:sz w:val="18"/>
          <w:szCs w:val="18"/>
        </w:rPr>
        <w:t xml:space="preserve">    print("</w:t>
      </w:r>
      <w:r w:rsidRPr="005B6436">
        <w:rPr>
          <w:rFonts w:ascii="Courier New" w:hAnsi="Courier New" w:cs="Courier New"/>
          <w:sz w:val="18"/>
          <w:szCs w:val="18"/>
        </w:rPr>
        <w:t>输出为：</w:t>
      </w:r>
      <w:r w:rsidRPr="005B6436">
        <w:rPr>
          <w:rFonts w:ascii="Courier New" w:hAnsi="Courier New" w:cs="Courier New"/>
          <w:sz w:val="18"/>
          <w:szCs w:val="18"/>
        </w:rPr>
        <w:t>",solution.countPrimeSetBits(L,R))</w:t>
      </w:r>
      <w:r w:rsidRPr="005B6436">
        <w:rPr>
          <w:rFonts w:ascii="Courier New" w:hAnsi="Courier New" w:cs="Courier New"/>
          <w:sz w:val="18"/>
          <w:szCs w:val="18"/>
        </w:rPr>
        <w:br/>
      </w:r>
      <w:r>
        <w:rPr>
          <w:rFonts w:ascii="黑体" w:eastAsia="黑体" w:hAnsi="等线 Light"/>
          <w:bCs/>
        </w:rPr>
        <w:t>4.运行结果</w:t>
      </w:r>
    </w:p>
    <w:p w:rsidR="00F57142" w:rsidRDefault="00F57142" w:rsidP="008F25D0">
      <w:pPr>
        <w:widowControl/>
        <w:jc w:val="left"/>
      </w:pPr>
      <w:r>
        <w:rPr>
          <w:rFonts w:hint="eastAsia"/>
        </w:rPr>
        <w:t>输入为：</w:t>
      </w:r>
      <w:r>
        <w:rPr>
          <w:rFonts w:hint="eastAsia"/>
        </w:rPr>
        <w:t>[ 6 10 ]</w:t>
      </w:r>
    </w:p>
    <w:p w:rsidR="00F57142" w:rsidRDefault="00F57142" w:rsidP="008F25D0">
      <w:pPr>
        <w:widowControl/>
        <w:jc w:val="left"/>
      </w:pPr>
      <w:r>
        <w:rPr>
          <w:rFonts w:hint="eastAsia"/>
        </w:rPr>
        <w:t>输出为：</w:t>
      </w:r>
      <w:r>
        <w:rPr>
          <w:rFonts w:hint="eastAsia"/>
        </w:rPr>
        <w:t>4</w:t>
      </w:r>
    </w:p>
    <w:p w:rsidR="00F57142" w:rsidRDefault="00F57142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31" w:name="_Toc10452830"/>
      <w:bookmarkStart w:id="332" w:name="_Toc17299501"/>
      <w:bookmarkStart w:id="333" w:name="_Toc17300575"/>
      <w:bookmarkStart w:id="334" w:name="_Toc1730088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5D568C">
        <w:rPr>
          <w:rFonts w:ascii="黑体" w:eastAsia="黑体" w:hAnsi="宋体" w:cs="Times New Roman"/>
          <w:bCs/>
          <w:sz w:val="28"/>
          <w:szCs w:val="28"/>
        </w:rPr>
        <w:t>79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最少费用的爬台阶方法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31"/>
      <w:bookmarkEnd w:id="332"/>
      <w:bookmarkEnd w:id="333"/>
      <w:bookmarkEnd w:id="334"/>
    </w:p>
    <w:p w:rsidR="00F57142" w:rsidRDefault="00F57142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>class Solution: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参数</w:t>
      </w:r>
      <w:r w:rsidRPr="00FB57B0">
        <w:rPr>
          <w:rFonts w:ascii="Courier New" w:hAnsi="Courier New" w:cs="Courier New"/>
          <w:sz w:val="18"/>
          <w:szCs w:val="18"/>
        </w:rPr>
        <w:t>cost</w:t>
      </w:r>
      <w:r>
        <w:rPr>
          <w:rFonts w:ascii="Courier New" w:hAnsi="Courier New" w:cs="Courier New"/>
          <w:sz w:val="18"/>
          <w:szCs w:val="18"/>
        </w:rPr>
        <w:t>为数组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返回最小费用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 w:rsidRPr="00FB57B0">
        <w:rPr>
          <w:rFonts w:ascii="Courier New" w:hAnsi="Courier New" w:cs="Courier New"/>
          <w:sz w:val="18"/>
          <w:szCs w:val="18"/>
        </w:rPr>
        <w:t>状态转移方程</w:t>
      </w:r>
      <w:r w:rsidRPr="00FB57B0">
        <w:rPr>
          <w:rFonts w:ascii="Courier New" w:hAnsi="Courier New" w:cs="Courier New"/>
          <w:sz w:val="18"/>
          <w:szCs w:val="18"/>
        </w:rPr>
        <w:t xml:space="preserve"> dp[i] = min(dp[i-1] + cost[i-1],dp[i-2] + cost[i-2])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 xml:space="preserve">    def minCostClimbingStairs(self, cost):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 xml:space="preserve">        a, b = 0, 0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 xml:space="preserve">        for i in range(2, len(cost) + 1):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 xml:space="preserve">            c = min(a + cost[i - 2], b + cost[i - 1])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 xml:space="preserve">            a, b = b, c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 xml:space="preserve">        return b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>if __name__ == '__main__':</w:t>
      </w:r>
    </w:p>
    <w:p w:rsidR="00F57142" w:rsidRPr="00FB57B0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B57B0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57142" w:rsidRPr="00E921F3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921F3">
        <w:rPr>
          <w:rFonts w:ascii="Courier New" w:hAnsi="Courier New" w:cs="Courier New"/>
          <w:sz w:val="18"/>
          <w:szCs w:val="18"/>
        </w:rPr>
        <w:t xml:space="preserve">    print("</w:t>
      </w:r>
      <w:r w:rsidRPr="00E921F3">
        <w:rPr>
          <w:rFonts w:ascii="Courier New" w:hAnsi="Courier New" w:cs="Courier New"/>
          <w:sz w:val="18"/>
          <w:szCs w:val="18"/>
        </w:rPr>
        <w:t>输入为：</w:t>
      </w:r>
      <w:r w:rsidRPr="00E921F3">
        <w:rPr>
          <w:rFonts w:ascii="Courier New" w:hAnsi="Courier New" w:cs="Courier New"/>
          <w:sz w:val="18"/>
          <w:szCs w:val="18"/>
        </w:rPr>
        <w:t>",cost)</w:t>
      </w:r>
    </w:p>
    <w:p w:rsidR="00F57142" w:rsidRDefault="00F57142" w:rsidP="008F25D0">
      <w:pPr>
        <w:pStyle w:val="HTML"/>
        <w:shd w:val="clear" w:color="auto" w:fill="FFFFFF"/>
        <w:rPr>
          <w:rFonts w:ascii="黑体" w:eastAsia="黑体" w:hAnsi="等线 Light" w:hint="default"/>
          <w:bCs/>
        </w:rPr>
      </w:pPr>
      <w:r w:rsidRPr="00E921F3">
        <w:rPr>
          <w:rFonts w:ascii="Courier New" w:hAnsi="Courier New" w:cs="Courier New"/>
          <w:sz w:val="18"/>
          <w:szCs w:val="18"/>
        </w:rPr>
        <w:t xml:space="preserve">    print("</w:t>
      </w:r>
      <w:r w:rsidRPr="00E921F3">
        <w:rPr>
          <w:rFonts w:ascii="Courier New" w:hAnsi="Courier New" w:cs="Courier New"/>
          <w:sz w:val="18"/>
          <w:szCs w:val="18"/>
        </w:rPr>
        <w:t>输出为：</w:t>
      </w:r>
      <w:r w:rsidRPr="00E921F3">
        <w:rPr>
          <w:rFonts w:ascii="Courier New" w:hAnsi="Courier New" w:cs="Courier New"/>
          <w:sz w:val="18"/>
          <w:szCs w:val="18"/>
        </w:rPr>
        <w:t>",solution.minCostClimbingStairs(cost))</w:t>
      </w:r>
      <w:r w:rsidRPr="00FB57B0">
        <w:rPr>
          <w:rFonts w:ascii="Courier New" w:hAnsi="Courier New" w:cs="Courier New"/>
          <w:sz w:val="18"/>
          <w:szCs w:val="18"/>
        </w:rPr>
        <w:br/>
      </w:r>
      <w:r>
        <w:rPr>
          <w:rFonts w:ascii="黑体" w:eastAsia="黑体" w:hAnsi="等线 Light"/>
          <w:bCs/>
        </w:rPr>
        <w:t>4.运行结果</w:t>
      </w:r>
    </w:p>
    <w:p w:rsidR="00F57142" w:rsidRDefault="00F57142" w:rsidP="008F25D0">
      <w:pPr>
        <w:widowControl/>
        <w:jc w:val="left"/>
      </w:pPr>
      <w:r>
        <w:rPr>
          <w:rFonts w:hint="eastAsia"/>
        </w:rPr>
        <w:t>输入为：</w:t>
      </w:r>
      <w:r>
        <w:rPr>
          <w:rFonts w:hint="eastAsia"/>
        </w:rPr>
        <w:t>[1, 100, 1, 1, 1, 100, 1, 1, 100, 1]</w:t>
      </w:r>
    </w:p>
    <w:p w:rsidR="00F57142" w:rsidRDefault="00F57142" w:rsidP="008F25D0">
      <w:pPr>
        <w:widowControl/>
        <w:jc w:val="left"/>
      </w:pPr>
      <w:r>
        <w:rPr>
          <w:rFonts w:hint="eastAsia"/>
        </w:rPr>
        <w:t>输出为：</w:t>
      </w:r>
      <w:r>
        <w:rPr>
          <w:rFonts w:hint="eastAsia"/>
        </w:rPr>
        <w:t>6</w:t>
      </w:r>
    </w:p>
    <w:p w:rsidR="00F57142" w:rsidRDefault="00F57142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35" w:name="_Toc10452831"/>
      <w:bookmarkStart w:id="336" w:name="_Toc17299502"/>
      <w:bookmarkStart w:id="337" w:name="_Toc17300576"/>
      <w:bookmarkStart w:id="338" w:name="_Toc1730088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5D568C">
        <w:rPr>
          <w:rFonts w:ascii="黑体" w:eastAsia="黑体" w:hAnsi="宋体" w:cs="Times New Roman"/>
          <w:bCs/>
          <w:sz w:val="28"/>
          <w:szCs w:val="28"/>
        </w:rPr>
        <w:t>80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中心索引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35"/>
      <w:bookmarkEnd w:id="336"/>
      <w:bookmarkEnd w:id="337"/>
      <w:bookmarkEnd w:id="338"/>
    </w:p>
    <w:p w:rsidR="00F57142" w:rsidRDefault="00F57142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>class Solution(object):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def pivotIndex(self, nums):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    left, right = 0, sum(nums)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    for index, num in enumerate(nums):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        right -= num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        if left == right: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            return index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        left += num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    return -1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>if __name__ == '__main__':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words=[1,7,3,6,5,6]</w:t>
      </w:r>
    </w:p>
    <w:p w:rsidR="00F57142" w:rsidRPr="000677D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print(solution.pivotIndex(words))</w:t>
      </w:r>
    </w:p>
    <w:p w:rsidR="00F57142" w:rsidRDefault="00F57142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39" w:name="_Toc10452832"/>
      <w:bookmarkStart w:id="340" w:name="_Toc17299503"/>
      <w:bookmarkStart w:id="341" w:name="_Toc17300577"/>
      <w:bookmarkStart w:id="342" w:name="_Toc1730088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6557D8">
        <w:rPr>
          <w:rFonts w:ascii="黑体" w:eastAsia="黑体" w:hAnsi="宋体" w:cs="Times New Roman"/>
          <w:bCs/>
          <w:sz w:val="28"/>
          <w:szCs w:val="28"/>
        </w:rPr>
        <w:t>8</w:t>
      </w:r>
      <w:r>
        <w:rPr>
          <w:rFonts w:ascii="黑体" w:eastAsia="黑体" w:hAnsi="宋体" w:cs="Times New Roman"/>
          <w:bCs/>
          <w:sz w:val="28"/>
          <w:szCs w:val="28"/>
        </w:rPr>
        <w:t>1】</w:t>
      </w:r>
      <w:r>
        <w:rPr>
          <w:rFonts w:ascii="黑体" w:eastAsia="黑体" w:hAnsi="宋体" w:cs="Times New Roman" w:hint="eastAsia"/>
          <w:bCs/>
          <w:sz w:val="28"/>
          <w:szCs w:val="28"/>
        </w:rPr>
        <w:t>词典中最长的单词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39"/>
      <w:bookmarkEnd w:id="340"/>
      <w:bookmarkEnd w:id="341"/>
      <w:bookmarkEnd w:id="342"/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F57142" w:rsidRDefault="00F57142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>class Solution(object):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def longestWord(self, words):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words.sort()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words.sort(key=len, reverse=True)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res = []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lastRenderedPageBreak/>
        <w:t xml:space="preserve">        for word in words: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temp = word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i = 1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for i in range(len(temp)):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    if temp[:len(temp) - i] in words: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        if i == len(temp) - 1: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            return temp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        continue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    else: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        break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return ''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>if __name__ == '__main__':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words=["w","wo","wor","worl", "world"]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print("</w:t>
      </w:r>
      <w:r w:rsidRPr="00DF6CE9">
        <w:rPr>
          <w:rFonts w:ascii="Courier New" w:hAnsi="Courier New" w:cs="Courier New"/>
          <w:sz w:val="18"/>
          <w:szCs w:val="18"/>
        </w:rPr>
        <w:t>输入字典为：</w:t>
      </w:r>
      <w:r w:rsidRPr="00DF6CE9">
        <w:rPr>
          <w:rFonts w:ascii="Courier New" w:hAnsi="Courier New" w:cs="Courier New"/>
          <w:sz w:val="18"/>
          <w:szCs w:val="18"/>
        </w:rPr>
        <w:t>",words)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print("</w:t>
      </w:r>
      <w:r w:rsidRPr="00DF6CE9">
        <w:rPr>
          <w:rFonts w:ascii="Courier New" w:hAnsi="Courier New" w:cs="Courier New"/>
          <w:sz w:val="18"/>
          <w:szCs w:val="18"/>
        </w:rPr>
        <w:t>输出单词为：</w:t>
      </w:r>
      <w:r w:rsidRPr="00DF6CE9">
        <w:rPr>
          <w:rFonts w:ascii="Courier New" w:hAnsi="Courier New" w:cs="Courier New"/>
          <w:sz w:val="18"/>
          <w:szCs w:val="18"/>
        </w:rPr>
        <w:t>",solution.longestWord(words))</w:t>
      </w:r>
    </w:p>
    <w:p w:rsidR="00F57142" w:rsidRDefault="00F57142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43" w:name="_Toc10452833"/>
      <w:bookmarkStart w:id="344" w:name="_Toc17299504"/>
      <w:bookmarkStart w:id="345" w:name="_Toc17300578"/>
      <w:bookmarkStart w:id="346" w:name="_Toc1730088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6557D8">
        <w:rPr>
          <w:rFonts w:ascii="黑体" w:eastAsia="黑体" w:hAnsi="宋体" w:cs="Times New Roman"/>
          <w:bCs/>
          <w:sz w:val="28"/>
          <w:szCs w:val="28"/>
        </w:rPr>
        <w:t>82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重复字符串匹配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43"/>
      <w:bookmarkEnd w:id="344"/>
      <w:bookmarkEnd w:id="345"/>
      <w:bookmarkEnd w:id="346"/>
    </w:p>
    <w:p w:rsidR="00F57142" w:rsidRDefault="00F57142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>class Solution: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参数</w:t>
      </w:r>
      <w:r w:rsidRPr="00DF6CE9">
        <w:rPr>
          <w:rFonts w:ascii="Courier New" w:hAnsi="Courier New" w:cs="Courier New"/>
          <w:sz w:val="18"/>
          <w:szCs w:val="18"/>
        </w:rPr>
        <w:t>A</w:t>
      </w:r>
      <w:r>
        <w:rPr>
          <w:rFonts w:ascii="Courier New" w:hAnsi="Courier New" w:cs="Courier New"/>
          <w:sz w:val="18"/>
          <w:szCs w:val="18"/>
        </w:rPr>
        <w:t>为字符串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参数</w:t>
      </w:r>
      <w:r w:rsidRPr="00DF6CE9">
        <w:rPr>
          <w:rFonts w:ascii="Courier New" w:hAnsi="Courier New" w:cs="Courier New"/>
          <w:sz w:val="18"/>
          <w:szCs w:val="18"/>
        </w:rPr>
        <w:t>B</w:t>
      </w:r>
      <w:r>
        <w:rPr>
          <w:rFonts w:ascii="Courier New" w:hAnsi="Courier New" w:cs="Courier New"/>
          <w:sz w:val="18"/>
          <w:szCs w:val="18"/>
        </w:rPr>
        <w:t>为字符串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返回整数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def repeatedStringMatch(self, A, B):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C = ""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for i in range(int(len(B)/len(A) + 3)):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if B in C: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    return i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    C += A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    return -1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>if __name__ == '__main__':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F6CE9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57142" w:rsidRPr="00E04B9C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4B9C">
        <w:rPr>
          <w:rFonts w:ascii="Courier New" w:hAnsi="Courier New" w:cs="Courier New"/>
          <w:sz w:val="18"/>
          <w:szCs w:val="18"/>
        </w:rPr>
        <w:t xml:space="preserve">    A = "abcd"</w:t>
      </w:r>
    </w:p>
    <w:p w:rsidR="00F57142" w:rsidRPr="00E04B9C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4B9C">
        <w:rPr>
          <w:rFonts w:ascii="Courier New" w:hAnsi="Courier New" w:cs="Courier New"/>
          <w:sz w:val="18"/>
          <w:szCs w:val="18"/>
        </w:rPr>
        <w:t xml:space="preserve">    B = "cdabcdab"</w:t>
      </w:r>
    </w:p>
    <w:p w:rsidR="00F57142" w:rsidRPr="00E04B9C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4B9C">
        <w:rPr>
          <w:rFonts w:ascii="Courier New" w:hAnsi="Courier New" w:cs="Courier New"/>
          <w:sz w:val="18"/>
          <w:szCs w:val="18"/>
        </w:rPr>
        <w:t xml:space="preserve">    print("</w:t>
      </w:r>
      <w:r w:rsidRPr="00E04B9C">
        <w:rPr>
          <w:rFonts w:ascii="Courier New" w:hAnsi="Courier New" w:cs="Courier New"/>
          <w:sz w:val="18"/>
          <w:szCs w:val="18"/>
        </w:rPr>
        <w:t>输入字符串</w:t>
      </w:r>
      <w:r w:rsidRPr="00E04B9C">
        <w:rPr>
          <w:rFonts w:ascii="Courier New" w:hAnsi="Courier New" w:cs="Courier New"/>
          <w:sz w:val="18"/>
          <w:szCs w:val="18"/>
        </w:rPr>
        <w:t>A</w:t>
      </w:r>
      <w:r w:rsidRPr="00E04B9C">
        <w:rPr>
          <w:rFonts w:ascii="Courier New" w:hAnsi="Courier New" w:cs="Courier New"/>
          <w:sz w:val="18"/>
          <w:szCs w:val="18"/>
        </w:rPr>
        <w:t>为：</w:t>
      </w:r>
      <w:r w:rsidRPr="00E04B9C">
        <w:rPr>
          <w:rFonts w:ascii="Courier New" w:hAnsi="Courier New" w:cs="Courier New"/>
          <w:sz w:val="18"/>
          <w:szCs w:val="18"/>
        </w:rPr>
        <w:t>",A)</w:t>
      </w:r>
    </w:p>
    <w:p w:rsidR="00F57142" w:rsidRPr="00E04B9C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4B9C">
        <w:rPr>
          <w:rFonts w:ascii="Courier New" w:hAnsi="Courier New" w:cs="Courier New"/>
          <w:sz w:val="18"/>
          <w:szCs w:val="18"/>
        </w:rPr>
        <w:t xml:space="preserve">    print("</w:t>
      </w:r>
      <w:r w:rsidRPr="00E04B9C">
        <w:rPr>
          <w:rFonts w:ascii="Courier New" w:hAnsi="Courier New" w:cs="Courier New"/>
          <w:sz w:val="18"/>
          <w:szCs w:val="18"/>
        </w:rPr>
        <w:t>输入字符串</w:t>
      </w:r>
      <w:r w:rsidRPr="00E04B9C">
        <w:rPr>
          <w:rFonts w:ascii="Courier New" w:hAnsi="Courier New" w:cs="Courier New"/>
          <w:sz w:val="18"/>
          <w:szCs w:val="18"/>
        </w:rPr>
        <w:t>B</w:t>
      </w:r>
      <w:r w:rsidRPr="00E04B9C">
        <w:rPr>
          <w:rFonts w:ascii="Courier New" w:hAnsi="Courier New" w:cs="Courier New"/>
          <w:sz w:val="18"/>
          <w:szCs w:val="18"/>
        </w:rPr>
        <w:t>为：</w:t>
      </w:r>
      <w:r w:rsidRPr="00E04B9C">
        <w:rPr>
          <w:rFonts w:ascii="Courier New" w:hAnsi="Courier New" w:cs="Courier New"/>
          <w:sz w:val="18"/>
          <w:szCs w:val="18"/>
        </w:rPr>
        <w:t>",B)</w:t>
      </w:r>
    </w:p>
    <w:p w:rsidR="00F57142" w:rsidRPr="00DF6CE9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4B9C">
        <w:rPr>
          <w:rFonts w:ascii="Courier New" w:hAnsi="Courier New" w:cs="Courier New"/>
          <w:sz w:val="18"/>
          <w:szCs w:val="18"/>
        </w:rPr>
        <w:t xml:space="preserve">    print("</w:t>
      </w:r>
      <w:r w:rsidRPr="00E04B9C">
        <w:rPr>
          <w:rFonts w:ascii="Courier New" w:hAnsi="Courier New" w:cs="Courier New"/>
          <w:sz w:val="18"/>
          <w:szCs w:val="18"/>
        </w:rPr>
        <w:t>需要重复次数：</w:t>
      </w:r>
      <w:r w:rsidRPr="00E04B9C">
        <w:rPr>
          <w:rFonts w:ascii="Courier New" w:hAnsi="Courier New" w:cs="Courier New"/>
          <w:sz w:val="18"/>
          <w:szCs w:val="18"/>
        </w:rPr>
        <w:t>",solution.repeatedStringMatch(A,B))</w:t>
      </w:r>
    </w:p>
    <w:p w:rsidR="00F57142" w:rsidRDefault="00F57142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47" w:name="_Toc10452834"/>
      <w:bookmarkStart w:id="348" w:name="_Toc17299505"/>
      <w:bookmarkStart w:id="349" w:name="_Toc17300579"/>
      <w:bookmarkStart w:id="350" w:name="_Toc17300887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6557D8">
        <w:rPr>
          <w:rFonts w:ascii="黑体" w:eastAsia="黑体" w:hAnsi="宋体" w:cs="Times New Roman"/>
          <w:bCs/>
          <w:sz w:val="28"/>
          <w:szCs w:val="28"/>
        </w:rPr>
        <w:t>83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不下降数组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47"/>
      <w:bookmarkEnd w:id="348"/>
      <w:bookmarkEnd w:id="349"/>
      <w:bookmarkEnd w:id="350"/>
    </w:p>
    <w:p w:rsidR="00F57142" w:rsidRDefault="00F57142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>class Solution: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参数</w:t>
      </w:r>
      <w:r w:rsidRPr="001929A4">
        <w:rPr>
          <w:rFonts w:ascii="Courier New" w:hAnsi="Courier New" w:cs="Courier New"/>
          <w:sz w:val="18"/>
          <w:szCs w:val="18"/>
        </w:rPr>
        <w:t>nums</w:t>
      </w:r>
      <w:r>
        <w:rPr>
          <w:rFonts w:ascii="Courier New" w:hAnsi="Courier New" w:cs="Courier New"/>
          <w:sz w:val="18"/>
          <w:szCs w:val="18"/>
        </w:rPr>
        <w:t>为数组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</w:rPr>
        <w:t>返回布尔类型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def checkPossibility(self, nums):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count = 0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for i in range(1, len(nums)):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if nums[i] &lt; nums[i - 1]: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count += 1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if i &gt;= 2 and nums[i] &lt; nums[i - 2]: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    nums[i] = nums[i - 1]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else: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    nums[i - 1] = nums[i]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return count &lt;= 1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>if __name__ == '__main__':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nums=[4,2,3]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print("</w:t>
      </w:r>
      <w:r w:rsidRPr="001929A4">
        <w:rPr>
          <w:rFonts w:ascii="Courier New" w:hAnsi="Courier New" w:cs="Courier New"/>
          <w:sz w:val="18"/>
          <w:szCs w:val="18"/>
        </w:rPr>
        <w:t>输入为：</w:t>
      </w:r>
      <w:r w:rsidRPr="001929A4">
        <w:rPr>
          <w:rFonts w:ascii="Courier New" w:hAnsi="Courier New" w:cs="Courier New"/>
          <w:sz w:val="18"/>
          <w:szCs w:val="18"/>
        </w:rPr>
        <w:t>",nums)</w:t>
      </w:r>
    </w:p>
    <w:p w:rsidR="00F57142" w:rsidRPr="001929A4" w:rsidRDefault="00F57142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print("</w:t>
      </w:r>
      <w:r w:rsidRPr="001929A4">
        <w:rPr>
          <w:rFonts w:ascii="Courier New" w:hAnsi="Courier New" w:cs="Courier New"/>
          <w:sz w:val="18"/>
          <w:szCs w:val="18"/>
        </w:rPr>
        <w:t>输出为：</w:t>
      </w:r>
      <w:r w:rsidRPr="001929A4">
        <w:rPr>
          <w:rFonts w:ascii="Courier New" w:hAnsi="Courier New" w:cs="Courier New"/>
          <w:sz w:val="18"/>
          <w:szCs w:val="18"/>
        </w:rPr>
        <w:t>",solution.checkPossibility(nums))</w:t>
      </w:r>
    </w:p>
    <w:p w:rsidR="00A00BF0" w:rsidRPr="002F6CC6" w:rsidRDefault="00A00BF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51" w:name="_Toc10452835"/>
      <w:bookmarkStart w:id="352" w:name="_Toc17299506"/>
      <w:bookmarkStart w:id="353" w:name="_Toc17300580"/>
      <w:bookmarkStart w:id="354" w:name="_Toc1730088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6557D8">
        <w:rPr>
          <w:rFonts w:ascii="黑体" w:eastAsia="黑体" w:hAnsi="宋体" w:cs="Times New Roman"/>
          <w:bCs/>
          <w:sz w:val="28"/>
          <w:szCs w:val="28"/>
        </w:rPr>
        <w:t>84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 w:rsidRPr="002F6CC6">
        <w:rPr>
          <w:rFonts w:ascii="黑体" w:eastAsia="黑体" w:hAnsi="宋体" w:cs="Times New Roman"/>
          <w:bCs/>
          <w:sz w:val="28"/>
          <w:szCs w:val="28"/>
        </w:rPr>
        <w:t>最大的回文乘积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51"/>
      <w:bookmarkEnd w:id="352"/>
      <w:bookmarkEnd w:id="353"/>
      <w:bookmarkEnd w:id="354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largestPalindrome(self, n):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n==1: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9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elif n ==7: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877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elif n== 8: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475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maxNum,minNum = 10**n - 1, 10**(n-1)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range(maxNum, minNum, -1):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candidate  = str(i)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candidate  = candidate  + candidate [::-1]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candidate  = int(candidate)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j = maxNum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while j*j &gt; candidate 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candidate  % j == 0: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return candidate  % 1337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j -= 1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503B4B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503B4B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A00BF0" w:rsidRPr="00503B4B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503B4B">
        <w:rPr>
          <w:rFonts w:ascii="Courier New" w:eastAsia="宋体" w:hAnsi="Courier New" w:cs="Courier New"/>
          <w:sz w:val="18"/>
          <w:szCs w:val="18"/>
        </w:rPr>
        <w:t xml:space="preserve">    n = 2</w:t>
      </w:r>
    </w:p>
    <w:p w:rsidR="00A00BF0" w:rsidRPr="00503B4B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503B4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03B4B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503B4B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A00BF0" w:rsidRPr="00503B4B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503B4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03B4B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503B4B">
        <w:rPr>
          <w:rFonts w:ascii="Courier New" w:eastAsia="宋体" w:hAnsi="Courier New" w:cs="Courier New" w:hint="eastAsia"/>
          <w:sz w:val="18"/>
          <w:szCs w:val="18"/>
        </w:rPr>
        <w:t>",s.largestPalindrome(n))</w:t>
      </w:r>
    </w:p>
    <w:p w:rsidR="00A00BF0" w:rsidRDefault="00A00BF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55" w:name="_Toc10452836"/>
      <w:bookmarkStart w:id="356" w:name="_Toc17299507"/>
      <w:bookmarkStart w:id="357" w:name="_Toc17300581"/>
      <w:bookmarkStart w:id="358" w:name="_Toc1730088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894B4B">
        <w:rPr>
          <w:rFonts w:ascii="黑体" w:eastAsia="黑体" w:hAnsi="宋体" w:cs="Times New Roman"/>
          <w:bCs/>
          <w:sz w:val="28"/>
          <w:szCs w:val="28"/>
        </w:rPr>
        <w:t>85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补数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55"/>
      <w:bookmarkEnd w:id="356"/>
      <w:bookmarkEnd w:id="357"/>
      <w:bookmarkEnd w:id="358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</w:t>
      </w:r>
      <w:r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findComplement(self, num):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num ^ ((1&lt;&lt;num.bit_length())-1)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24764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24764D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A00BF0" w:rsidRPr="0024764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24764D">
        <w:rPr>
          <w:rFonts w:ascii="Courier New" w:eastAsia="宋体" w:hAnsi="Courier New" w:cs="Courier New"/>
          <w:sz w:val="18"/>
          <w:szCs w:val="18"/>
        </w:rPr>
        <w:t xml:space="preserve">    n = 5</w:t>
      </w:r>
    </w:p>
    <w:p w:rsidR="00A00BF0" w:rsidRPr="0024764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24764D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4764D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24764D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A00BF0" w:rsidRPr="0024764D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24764D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4764D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24764D">
        <w:rPr>
          <w:rFonts w:ascii="Courier New" w:eastAsia="宋体" w:hAnsi="Courier New" w:cs="Courier New" w:hint="eastAsia"/>
          <w:sz w:val="18"/>
          <w:szCs w:val="18"/>
        </w:rPr>
        <w:t>",s.findComplement(n))</w:t>
      </w:r>
    </w:p>
    <w:p w:rsidR="00A00BF0" w:rsidRDefault="00A00BF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59" w:name="_Toc10452837"/>
      <w:bookmarkStart w:id="360" w:name="_Toc17299508"/>
      <w:bookmarkStart w:id="361" w:name="_Toc17300582"/>
      <w:bookmarkStart w:id="362" w:name="_Toc1730089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CE6D47">
        <w:rPr>
          <w:rFonts w:ascii="黑体" w:eastAsia="黑体" w:hAnsi="宋体" w:cs="Times New Roman"/>
          <w:bCs/>
          <w:sz w:val="28"/>
          <w:szCs w:val="28"/>
        </w:rPr>
        <w:t>86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加热器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59"/>
      <w:bookmarkEnd w:id="360"/>
      <w:bookmarkEnd w:id="361"/>
      <w:bookmarkEnd w:id="362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houses</w:t>
      </w:r>
      <w:r>
        <w:rPr>
          <w:rFonts w:ascii="Courier New" w:eastAsia="宋体" w:hAnsi="Courier New" w:cs="Courier New" w:hint="eastAsia"/>
          <w:sz w:val="18"/>
          <w:szCs w:val="18"/>
        </w:rPr>
        <w:t>为数组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heaters</w:t>
      </w:r>
      <w:r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findRadius(self, houses, heaters):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heaters.sort()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house in houses: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ans=max(ans,self.closestHeater(house,heaters))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closestHeater(self,house,heaters):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start = 0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end = len(heaters) - 1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start + 1 &lt; end: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 = start + (end - start) // 2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heaters[m] == house: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0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elif heaters[m] &lt; house: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start = m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end = m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min(abs(house - heaters[start]), abs(heaters[end] - house))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8D4632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8D4632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A00BF0" w:rsidRPr="008D4632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8D4632">
        <w:rPr>
          <w:rFonts w:ascii="Courier New" w:eastAsia="宋体" w:hAnsi="Courier New" w:cs="Courier New"/>
          <w:sz w:val="18"/>
          <w:szCs w:val="18"/>
        </w:rPr>
        <w:t xml:space="preserve">    n = [1,2,3]</w:t>
      </w:r>
    </w:p>
    <w:p w:rsidR="00A00BF0" w:rsidRPr="008D4632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8D4632">
        <w:rPr>
          <w:rFonts w:ascii="Courier New" w:eastAsia="宋体" w:hAnsi="Courier New" w:cs="Courier New"/>
          <w:sz w:val="18"/>
          <w:szCs w:val="18"/>
        </w:rPr>
        <w:t xml:space="preserve">    m = [2]</w:t>
      </w:r>
    </w:p>
    <w:p w:rsidR="00A00BF0" w:rsidRPr="008D4632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8D463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D4632">
        <w:rPr>
          <w:rFonts w:ascii="Courier New" w:eastAsia="宋体" w:hAnsi="Courier New" w:cs="Courier New" w:hint="eastAsia"/>
          <w:sz w:val="18"/>
          <w:szCs w:val="18"/>
        </w:rPr>
        <w:t>输入房间位置为：</w:t>
      </w:r>
      <w:r w:rsidRPr="008D4632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A00BF0" w:rsidRPr="008D4632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8D463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D4632">
        <w:rPr>
          <w:rFonts w:ascii="Courier New" w:eastAsia="宋体" w:hAnsi="Courier New" w:cs="Courier New" w:hint="eastAsia"/>
          <w:sz w:val="18"/>
          <w:szCs w:val="18"/>
        </w:rPr>
        <w:t>输入加热器位置：</w:t>
      </w:r>
      <w:r w:rsidRPr="008D4632">
        <w:rPr>
          <w:rFonts w:ascii="Courier New" w:eastAsia="宋体" w:hAnsi="Courier New" w:cs="Courier New" w:hint="eastAsia"/>
          <w:sz w:val="18"/>
          <w:szCs w:val="18"/>
        </w:rPr>
        <w:t>",m)</w:t>
      </w:r>
    </w:p>
    <w:p w:rsidR="00A00BF0" w:rsidRPr="008D4632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8D463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D4632">
        <w:rPr>
          <w:rFonts w:ascii="Courier New" w:eastAsia="宋体" w:hAnsi="Courier New" w:cs="Courier New" w:hint="eastAsia"/>
          <w:sz w:val="18"/>
          <w:szCs w:val="18"/>
        </w:rPr>
        <w:t>输出加热半径为：</w:t>
      </w:r>
      <w:r w:rsidRPr="008D4632">
        <w:rPr>
          <w:rFonts w:ascii="Courier New" w:eastAsia="宋体" w:hAnsi="Courier New" w:cs="Courier New" w:hint="eastAsia"/>
          <w:sz w:val="18"/>
          <w:szCs w:val="18"/>
        </w:rPr>
        <w:t>",s.findRadius(n,m))</w:t>
      </w:r>
    </w:p>
    <w:p w:rsidR="00A00BF0" w:rsidRPr="00B67360" w:rsidRDefault="00A00BF0" w:rsidP="00B6736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63" w:name="_Toc17299509"/>
      <w:bookmarkStart w:id="364" w:name="_Toc17300583"/>
      <w:bookmarkStart w:id="365" w:name="_Toc1730089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67360">
        <w:rPr>
          <w:rFonts w:ascii="黑体" w:eastAsia="黑体" w:hAnsi="宋体" w:cs="Times New Roman"/>
          <w:bCs/>
          <w:sz w:val="28"/>
          <w:szCs w:val="28"/>
        </w:rPr>
        <w:t>87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 w:rsidRPr="00B67360">
        <w:rPr>
          <w:rFonts w:ascii="黑体" w:eastAsia="黑体" w:hAnsi="宋体" w:cs="Times New Roman"/>
          <w:bCs/>
          <w:sz w:val="28"/>
          <w:szCs w:val="28"/>
        </w:rPr>
        <w:t>将火柴摆放成正方形</w:t>
      </w:r>
      <w:r w:rsidR="00B67360" w:rsidRPr="00B673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67360" w:rsidRPr="00B67360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B67360" w:rsidRPr="00B67360">
        <w:rPr>
          <w:rFonts w:ascii="黑体" w:eastAsia="黑体" w:hAnsi="宋体" w:cs="Times New Roman" w:hint="eastAsia"/>
          <w:bCs/>
          <w:sz w:val="28"/>
          <w:szCs w:val="28"/>
        </w:rPr>
        <w:t>难度等级★</w:t>
      </w:r>
      <w:bookmarkEnd w:id="363"/>
      <w:bookmarkEnd w:id="364"/>
      <w:bookmarkEnd w:id="365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为数组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返回布尔类型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makesquare(self, nums):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def dfs(nums, pos, target):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pos == len(nums): 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True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i in range(4):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target[i] &gt;= nums[pos]: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target[i] -= nums[pos]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dfs(nums, pos+1, target):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return True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target[i] += nums[pos]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len(nums) &lt; 4 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numSum = sum(nums)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nums.sort(reverse = True)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numSum % 4 != 0: 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target = [numSum / 4] * 4;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return dfs(nums, 0, target)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82526C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82526C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A00BF0" w:rsidRPr="0082526C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82526C">
        <w:rPr>
          <w:rFonts w:ascii="Courier New" w:eastAsia="宋体" w:hAnsi="Courier New" w:cs="Courier New"/>
          <w:sz w:val="18"/>
          <w:szCs w:val="18"/>
        </w:rPr>
        <w:t xml:space="preserve">    n = [1,1,2,2,2]</w:t>
      </w:r>
    </w:p>
    <w:p w:rsidR="00A00BF0" w:rsidRPr="0082526C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82526C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526C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82526C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A00BF0" w:rsidRPr="0082526C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82526C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526C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82526C">
        <w:rPr>
          <w:rFonts w:ascii="Courier New" w:eastAsia="宋体" w:hAnsi="Courier New" w:cs="Courier New" w:hint="eastAsia"/>
          <w:sz w:val="18"/>
          <w:szCs w:val="18"/>
        </w:rPr>
        <w:t>",s.makesquare(n))</w:t>
      </w:r>
    </w:p>
    <w:p w:rsidR="00A00BF0" w:rsidRDefault="00A00BF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66" w:name="_Toc10452838"/>
      <w:bookmarkStart w:id="367" w:name="_Toc17299510"/>
      <w:bookmarkStart w:id="368" w:name="_Toc17300584"/>
      <w:bookmarkStart w:id="369" w:name="_Toc1730089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67360">
        <w:rPr>
          <w:rFonts w:ascii="黑体" w:eastAsia="黑体" w:hAnsi="宋体" w:cs="Times New Roman"/>
          <w:bCs/>
          <w:sz w:val="28"/>
          <w:szCs w:val="28"/>
        </w:rPr>
        <w:t>88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可怜的猪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66"/>
      <w:bookmarkEnd w:id="367"/>
      <w:bookmarkEnd w:id="368"/>
      <w:bookmarkEnd w:id="369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buckets</w:t>
      </w:r>
      <w:r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minutesToDie</w:t>
      </w:r>
      <w:r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minutesToTest</w:t>
      </w:r>
      <w:r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poorPigs(self, buckets, minutesToDie, minutesToTest):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pigs = 0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(minutesToTest / minutesToDie + 1) ** pigs &lt; buckets: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pigs += 1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pigs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/>
          <w:sz w:val="18"/>
          <w:szCs w:val="18"/>
        </w:rPr>
        <w:t xml:space="preserve">   s = Solution()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/>
          <w:sz w:val="18"/>
          <w:szCs w:val="18"/>
        </w:rPr>
        <w:t xml:space="preserve">   n = 1000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/>
          <w:sz w:val="18"/>
          <w:szCs w:val="18"/>
        </w:rPr>
        <w:t xml:space="preserve">   m = 15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/>
          <w:sz w:val="18"/>
          <w:szCs w:val="18"/>
        </w:rPr>
        <w:t xml:space="preserve">   p = 60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 w:hint="eastAsia"/>
          <w:sz w:val="18"/>
          <w:szCs w:val="18"/>
        </w:rPr>
        <w:t xml:space="preserve">   print("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输入总桶数为：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 w:hint="eastAsia"/>
          <w:sz w:val="18"/>
          <w:szCs w:val="18"/>
        </w:rPr>
        <w:t xml:space="preserve">   print("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输入中毒时间：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",m)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 w:hint="eastAsia"/>
          <w:sz w:val="18"/>
          <w:szCs w:val="18"/>
        </w:rPr>
        <w:t xml:space="preserve">   print("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输入测试时间：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",p)</w:t>
      </w:r>
    </w:p>
    <w:p w:rsidR="00A00BF0" w:rsidRPr="001B4C0C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 w:hint="eastAsia"/>
          <w:sz w:val="18"/>
          <w:szCs w:val="18"/>
        </w:rPr>
        <w:t xml:space="preserve">   print("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",s.poorPigs(n,m,p))</w:t>
      </w:r>
    </w:p>
    <w:p w:rsidR="00A00BF0" w:rsidRDefault="00A00BF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70" w:name="_Toc10452839"/>
      <w:bookmarkStart w:id="371" w:name="_Toc17299511"/>
      <w:bookmarkStart w:id="372" w:name="_Toc17300585"/>
      <w:bookmarkStart w:id="373" w:name="_Toc1730089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67360">
        <w:rPr>
          <w:rFonts w:ascii="黑体" w:eastAsia="黑体" w:hAnsi="宋体" w:cs="Times New Roman"/>
          <w:bCs/>
          <w:sz w:val="28"/>
          <w:szCs w:val="28"/>
        </w:rPr>
        <w:t>89</w:t>
      </w:r>
      <w:r>
        <w:rPr>
          <w:rFonts w:ascii="黑体" w:eastAsia="黑体" w:hAnsi="宋体" w:cs="Times New Roman"/>
          <w:bCs/>
          <w:sz w:val="28"/>
          <w:szCs w:val="28"/>
        </w:rPr>
        <w:t>】循环数组中的环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70"/>
      <w:bookmarkEnd w:id="371"/>
      <w:bookmarkEnd w:id="372"/>
      <w:bookmarkEnd w:id="373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为数组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返回布尔类型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get_index(self, i, nums):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(i + nums[i]) % len(nums)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n if n &gt;= 0 else n + len(nums)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def circularArrayLoop(self, nums):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range(len(nums)):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nums[i] == 0: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continue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j, k = i, self.get_index(i, nums)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nums[k] * nums[i] &gt; 0 and nums[self.get_index(k, nums)] * nums[i] &gt; 0: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j == k: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j == self.get_index(j, nums):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break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return True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j = self.get_index(j, nums)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k = self.get_index(self.get_index(k, nums), nums)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j = i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nums[j] * nums[i] &gt; 0: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next = self.get_index(j, nums)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nums[j] = 0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j = next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False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/>
          <w:sz w:val="18"/>
          <w:szCs w:val="18"/>
        </w:rPr>
        <w:t xml:space="preserve">    n = [2,-1,1,2,2]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A00BF0" w:rsidRPr="004A216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4A216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4A216E">
        <w:rPr>
          <w:rFonts w:ascii="Courier New" w:eastAsia="宋体" w:hAnsi="Courier New" w:cs="Courier New" w:hint="eastAsia"/>
          <w:sz w:val="18"/>
          <w:szCs w:val="18"/>
        </w:rPr>
        <w:t>",s.circularArrayLoop(n))</w:t>
      </w:r>
    </w:p>
    <w:p w:rsidR="00A00BF0" w:rsidRDefault="00A00BF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74" w:name="_Toc10452840"/>
      <w:bookmarkStart w:id="375" w:name="_Toc17299512"/>
      <w:bookmarkStart w:id="376" w:name="_Toc17300586"/>
      <w:bookmarkStart w:id="377" w:name="_Toc1730089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90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分饼干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BE7091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BE7091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74"/>
      <w:bookmarkEnd w:id="375"/>
      <w:bookmarkEnd w:id="376"/>
      <w:bookmarkEnd w:id="377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Solution(object):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findContentChildren(self, g, s):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g</w:t>
      </w:r>
      <w:r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返回整型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g.sort()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s.sort()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i, j = 0, 0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i &lt; len(g) and j &lt; len(s):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g[i] &lt;= s[j]: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 += 1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j += 1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i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6810FF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6810FF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A00BF0" w:rsidRPr="006810FF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6810FF">
        <w:rPr>
          <w:rFonts w:ascii="Courier New" w:eastAsia="宋体" w:hAnsi="Courier New" w:cs="Courier New"/>
          <w:sz w:val="18"/>
          <w:szCs w:val="18"/>
        </w:rPr>
        <w:t xml:space="preserve">    n = [1,2,3]</w:t>
      </w:r>
    </w:p>
    <w:p w:rsidR="00A00BF0" w:rsidRPr="006810FF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6810FF">
        <w:rPr>
          <w:rFonts w:ascii="Courier New" w:eastAsia="宋体" w:hAnsi="Courier New" w:cs="Courier New"/>
          <w:sz w:val="18"/>
          <w:szCs w:val="18"/>
        </w:rPr>
        <w:t xml:space="preserve">    m = [1,1]</w:t>
      </w:r>
    </w:p>
    <w:p w:rsidR="00A00BF0" w:rsidRPr="006810FF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6810F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810FF">
        <w:rPr>
          <w:rFonts w:ascii="Courier New" w:eastAsia="宋体" w:hAnsi="Courier New" w:cs="Courier New" w:hint="eastAsia"/>
          <w:sz w:val="18"/>
          <w:szCs w:val="18"/>
        </w:rPr>
        <w:t>输入贪吃指数为：</w:t>
      </w:r>
      <w:r w:rsidRPr="006810FF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A00BF0" w:rsidRPr="006810FF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6810F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810FF">
        <w:rPr>
          <w:rFonts w:ascii="Courier New" w:eastAsia="宋体" w:hAnsi="Courier New" w:cs="Courier New" w:hint="eastAsia"/>
          <w:sz w:val="18"/>
          <w:szCs w:val="18"/>
        </w:rPr>
        <w:t>输入饼干尺寸为：</w:t>
      </w:r>
      <w:r w:rsidRPr="006810FF">
        <w:rPr>
          <w:rFonts w:ascii="Courier New" w:eastAsia="宋体" w:hAnsi="Courier New" w:cs="Courier New" w:hint="eastAsia"/>
          <w:sz w:val="18"/>
          <w:szCs w:val="18"/>
        </w:rPr>
        <w:t>",m)</w:t>
      </w:r>
    </w:p>
    <w:p w:rsidR="00A00BF0" w:rsidRPr="006810FF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6810F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810FF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6810FF">
        <w:rPr>
          <w:rFonts w:ascii="Courier New" w:eastAsia="宋体" w:hAnsi="Courier New" w:cs="Courier New" w:hint="eastAsia"/>
          <w:sz w:val="18"/>
          <w:szCs w:val="18"/>
        </w:rPr>
        <w:t>",s.findContentChildren(n,m))</w:t>
      </w:r>
    </w:p>
    <w:p w:rsidR="00150FFD" w:rsidRDefault="00150FF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378" w:name="_Toc10452841"/>
      <w:bookmarkStart w:id="379" w:name="_Toc17299513"/>
      <w:bookmarkStart w:id="380" w:name="_Toc17300587"/>
      <w:bookmarkStart w:id="381" w:name="_Toc1730089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91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翻转字符串中的元音字母</w:t>
      </w:r>
      <w:r w:rsidR="00FD7F70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78"/>
      <w:bookmarkEnd w:id="379"/>
      <w:bookmarkEnd w:id="380"/>
      <w:bookmarkEnd w:id="381"/>
      <w:r w:rsidR="00FD7F70">
        <w:rPr>
          <w:rFonts w:ascii="黑体" w:eastAsia="黑体" w:hAnsi="宋体" w:cs="Times New Roman"/>
          <w:sz w:val="28"/>
          <w:szCs w:val="28"/>
        </w:rPr>
        <w:t xml:space="preserve"> </w:t>
      </w:r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返回字符串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reverseVowels(self, s):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vowels = set(["a", "e", "i", "o", "u", "A", "E", "I", "O", "U"])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list(s)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start, end = 0, len(res)-1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start &lt;= end: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start &lt;= end  and res[start] not in vowels: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start +=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start &lt;= end and res[end] not in vowels: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end -=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start &lt;= end: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res[start], res[end] = res[end], res[start]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start +=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end -=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"".join(res)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Pr="00207EF0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207EF0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150FFD" w:rsidRPr="00207EF0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207EF0">
        <w:rPr>
          <w:rFonts w:ascii="Courier New" w:eastAsia="宋体" w:hAnsi="Courier New" w:cs="Courier New"/>
          <w:sz w:val="18"/>
          <w:szCs w:val="18"/>
        </w:rPr>
        <w:t xml:space="preserve">    x = "hello"</w:t>
      </w:r>
    </w:p>
    <w:p w:rsidR="00150FFD" w:rsidRPr="00207EF0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207EF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07EF0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207EF0">
        <w:rPr>
          <w:rFonts w:ascii="Courier New" w:eastAsia="宋体" w:hAnsi="Courier New" w:cs="Courier New" w:hint="eastAsia"/>
          <w:sz w:val="18"/>
          <w:szCs w:val="18"/>
        </w:rPr>
        <w:t>",x)</w:t>
      </w:r>
    </w:p>
    <w:p w:rsidR="00150FFD" w:rsidRPr="00207EF0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207EF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07EF0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207EF0">
        <w:rPr>
          <w:rFonts w:ascii="Courier New" w:eastAsia="宋体" w:hAnsi="Courier New" w:cs="Courier New" w:hint="eastAsia"/>
          <w:sz w:val="18"/>
          <w:szCs w:val="18"/>
        </w:rPr>
        <w:t>",s.reverseVowels(x))</w:t>
      </w:r>
    </w:p>
    <w:p w:rsidR="00150FFD" w:rsidRDefault="00150FF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82" w:name="_Toc10452842"/>
      <w:bookmarkStart w:id="383" w:name="_Toc17299514"/>
      <w:bookmarkStart w:id="384" w:name="_Toc17300588"/>
      <w:bookmarkStart w:id="385" w:name="_Toc17300896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92</w:t>
      </w:r>
      <w:r>
        <w:rPr>
          <w:rFonts w:ascii="黑体" w:eastAsia="黑体" w:hAnsi="宋体" w:cs="Times New Roman"/>
          <w:bCs/>
          <w:sz w:val="28"/>
          <w:szCs w:val="28"/>
        </w:rPr>
        <w:t>】翻转字符串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82"/>
      <w:bookmarkEnd w:id="383"/>
      <w:bookmarkEnd w:id="384"/>
      <w:bookmarkEnd w:id="385"/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返回字符串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reverseString(self, s):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s[::-1]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Pr="0052617F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52617F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150FFD" w:rsidRPr="0052617F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52617F">
        <w:rPr>
          <w:rFonts w:ascii="Courier New" w:eastAsia="宋体" w:hAnsi="Courier New" w:cs="Courier New"/>
          <w:sz w:val="18"/>
          <w:szCs w:val="18"/>
        </w:rPr>
        <w:t xml:space="preserve">    x = "hello"</w:t>
      </w:r>
    </w:p>
    <w:p w:rsidR="00150FFD" w:rsidRPr="0052617F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52617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2617F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52617F">
        <w:rPr>
          <w:rFonts w:ascii="Courier New" w:eastAsia="宋体" w:hAnsi="Courier New" w:cs="Courier New" w:hint="eastAsia"/>
          <w:sz w:val="18"/>
          <w:szCs w:val="18"/>
        </w:rPr>
        <w:t>",x)</w:t>
      </w:r>
    </w:p>
    <w:p w:rsidR="00150FFD" w:rsidRPr="0052617F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 w:rsidRPr="0052617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2617F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52617F">
        <w:rPr>
          <w:rFonts w:ascii="Courier New" w:eastAsia="宋体" w:hAnsi="Courier New" w:cs="Courier New" w:hint="eastAsia"/>
          <w:sz w:val="18"/>
          <w:szCs w:val="18"/>
        </w:rPr>
        <w:t>",s.reverseString(x))</w:t>
      </w:r>
    </w:p>
    <w:p w:rsidR="00A00BF0" w:rsidRPr="006F5A80" w:rsidRDefault="00A00BF0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86" w:name="_Toc10452843"/>
      <w:bookmarkStart w:id="387" w:name="_Toc17299515"/>
      <w:bookmarkStart w:id="388" w:name="_Toc17300589"/>
      <w:bookmarkStart w:id="389" w:name="_Toc1730089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93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 w:rsidRPr="006F5A80">
        <w:rPr>
          <w:rFonts w:ascii="黑体" w:eastAsia="黑体" w:hAnsi="宋体" w:cs="Times New Roman"/>
          <w:bCs/>
          <w:sz w:val="28"/>
          <w:szCs w:val="28"/>
        </w:rPr>
        <w:t>使数组元素相同的最少步数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86"/>
      <w:bookmarkEnd w:id="387"/>
      <w:bookmarkEnd w:id="388"/>
      <w:bookmarkEnd w:id="389"/>
    </w:p>
    <w:p w:rsidR="00A00BF0" w:rsidRDefault="00A00BF0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Solution(object):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minMoves(self, nums):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sumNum = sum(nums)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minNum = min(nums)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sumNum - minNum * len(nums)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A00BF0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F0" w:rsidRPr="00AE243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AE243E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A00BF0" w:rsidRPr="00AE243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AE243E">
        <w:rPr>
          <w:rFonts w:ascii="Courier New" w:eastAsia="宋体" w:hAnsi="Courier New" w:cs="Courier New"/>
          <w:sz w:val="18"/>
          <w:szCs w:val="18"/>
        </w:rPr>
        <w:t xml:space="preserve">    n = [1,2,3]</w:t>
      </w:r>
    </w:p>
    <w:p w:rsidR="00A00BF0" w:rsidRPr="00AE243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AE243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AE243E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AE243E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A00BF0" w:rsidRPr="00AE243E" w:rsidRDefault="00A00BF0" w:rsidP="008F25D0">
      <w:pPr>
        <w:rPr>
          <w:rFonts w:ascii="Courier New" w:eastAsia="宋体" w:hAnsi="Courier New" w:cs="Courier New"/>
          <w:sz w:val="18"/>
          <w:szCs w:val="18"/>
        </w:rPr>
      </w:pPr>
      <w:r w:rsidRPr="00AE243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AE243E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AE243E">
        <w:rPr>
          <w:rFonts w:ascii="Courier New" w:eastAsia="宋体" w:hAnsi="Courier New" w:cs="Courier New" w:hint="eastAsia"/>
          <w:sz w:val="18"/>
          <w:szCs w:val="18"/>
        </w:rPr>
        <w:t>",s.minMoves(n))</w:t>
      </w:r>
    </w:p>
    <w:p w:rsidR="00150FFD" w:rsidRDefault="00150FF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90" w:name="_Toc10452844"/>
      <w:bookmarkStart w:id="391" w:name="_Toc17299516"/>
      <w:bookmarkStart w:id="392" w:name="_Toc17300590"/>
      <w:bookmarkStart w:id="393" w:name="_Toc1730089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94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加油站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90"/>
      <w:bookmarkEnd w:id="391"/>
      <w:bookmarkEnd w:id="392"/>
      <w:bookmarkEnd w:id="393"/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distance</w:t>
      </w:r>
      <w:r>
        <w:rPr>
          <w:rFonts w:ascii="Courier New" w:eastAsia="宋体" w:hAnsi="Courier New" w:cs="Courier New" w:hint="eastAsia"/>
          <w:sz w:val="18"/>
          <w:szCs w:val="18"/>
        </w:rPr>
        <w:t>代表每个加油站的距离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apply</w:t>
      </w:r>
      <w:r>
        <w:rPr>
          <w:rFonts w:ascii="Courier New" w:eastAsia="宋体" w:hAnsi="Courier New" w:cs="Courier New" w:hint="eastAsia"/>
          <w:sz w:val="18"/>
          <w:szCs w:val="18"/>
        </w:rPr>
        <w:t>代表每个加油站的加油量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original</w:t>
      </w:r>
      <w:r>
        <w:rPr>
          <w:rFonts w:ascii="Courier New" w:eastAsia="宋体" w:hAnsi="Courier New" w:cs="Courier New" w:hint="eastAsia"/>
          <w:sz w:val="18"/>
          <w:szCs w:val="18"/>
        </w:rPr>
        <w:t>代表一开始有汽油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target</w:t>
      </w:r>
      <w:r>
        <w:rPr>
          <w:rFonts w:ascii="Courier New" w:eastAsia="宋体" w:hAnsi="Courier New" w:cs="Courier New" w:hint="eastAsia"/>
          <w:sz w:val="18"/>
          <w:szCs w:val="18"/>
        </w:rPr>
        <w:t>代表需要开的距离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返回值是一个整数，代表至少需要加油站次数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getTimes(self, target, original, distance, apply):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import queue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que = queue.PriorityQueue()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ans, pre = 0, 0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if(target &gt; distance[len(distance) - 1]):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distance.append(target)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apply.append(0)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cap = original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range(len(distance)):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if(distance[i] &gt;= target):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distance[i] = target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 = distance[i] - pre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while(cap &lt; d and que.qsize() != 0):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cap += (que.get()[1])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+=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(d &lt;= cap):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cap -= d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= -1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break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que.put((-apply[i], apply[i]))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pre = distance[i]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if(pre == target):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break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target = 25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original = 10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distance = [10,14,20,21]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apply = [10,5,2,4]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每个加油站的距离为：</w:t>
      </w:r>
      <w:r>
        <w:rPr>
          <w:rFonts w:ascii="Courier New" w:eastAsia="宋体" w:hAnsi="Courier New" w:cs="Courier New" w:hint="eastAsia"/>
          <w:sz w:val="18"/>
          <w:szCs w:val="18"/>
        </w:rPr>
        <w:t>", distance)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每个加油站的加油量为：</w:t>
      </w:r>
      <w:r>
        <w:rPr>
          <w:rFonts w:ascii="Courier New" w:eastAsia="宋体" w:hAnsi="Courier New" w:cs="Courier New" w:hint="eastAsia"/>
          <w:sz w:val="18"/>
          <w:szCs w:val="18"/>
        </w:rPr>
        <w:t>", apply)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一开始有汽油：</w:t>
      </w:r>
      <w:r>
        <w:rPr>
          <w:rFonts w:ascii="Courier New" w:eastAsia="宋体" w:hAnsi="Courier New" w:cs="Courier New" w:hint="eastAsia"/>
          <w:sz w:val="18"/>
          <w:szCs w:val="18"/>
        </w:rPr>
        <w:t>", original)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需要开的距离为：</w:t>
      </w:r>
      <w:r>
        <w:rPr>
          <w:rFonts w:ascii="Courier New" w:eastAsia="宋体" w:hAnsi="Courier New" w:cs="Courier New" w:hint="eastAsia"/>
          <w:sz w:val="18"/>
          <w:szCs w:val="18"/>
        </w:rPr>
        <w:t>", target)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至少需要经过加油站</w:t>
      </w:r>
      <w:r>
        <w:rPr>
          <w:rFonts w:ascii="Courier New" w:eastAsia="宋体" w:hAnsi="Courier New" w:cs="Courier New" w:hint="eastAsia"/>
          <w:sz w:val="18"/>
          <w:szCs w:val="18"/>
        </w:rPr>
        <w:t>:", solution.getTimes(target, original, distance, apply))</w:t>
      </w:r>
    </w:p>
    <w:p w:rsidR="00D61401" w:rsidRDefault="00D61401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94" w:name="_Toc10452845"/>
      <w:bookmarkStart w:id="395" w:name="_Toc17299517"/>
      <w:bookmarkStart w:id="396" w:name="_Toc17300591"/>
      <w:bookmarkStart w:id="397" w:name="_Toc17300899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9</w:t>
      </w:r>
      <w:r>
        <w:rPr>
          <w:rFonts w:ascii="黑体" w:eastAsia="黑体" w:hAnsi="宋体" w:cs="Times New Roman" w:hint="eastAsia"/>
          <w:bCs/>
          <w:sz w:val="28"/>
          <w:szCs w:val="28"/>
        </w:rPr>
        <w:t>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春游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94"/>
      <w:bookmarkEnd w:id="395"/>
      <w:bookmarkEnd w:id="396"/>
      <w:bookmarkEnd w:id="397"/>
    </w:p>
    <w:p w:rsidR="00D61401" w:rsidRDefault="00D61401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/>
          <w:sz w:val="18"/>
          <w:szCs w:val="18"/>
        </w:rPr>
        <w:t>是</w:t>
      </w:r>
      <w:r>
        <w:rPr>
          <w:rFonts w:ascii="Courier New" w:eastAsia="宋体" w:hAnsi="Courier New" w:cs="Courier New" w:hint="eastAsia"/>
          <w:sz w:val="18"/>
          <w:szCs w:val="18"/>
        </w:rPr>
        <w:t>小朋友组链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  <w:r>
        <w:rPr>
          <w:rFonts w:ascii="Courier New" w:eastAsia="宋体" w:hAnsi="Courier New" w:cs="Courier New"/>
          <w:sz w:val="18"/>
          <w:szCs w:val="18"/>
        </w:rPr>
        <w:t>，</w:t>
      </w:r>
      <w:r>
        <w:rPr>
          <w:rFonts w:ascii="Courier New" w:eastAsia="宋体" w:hAnsi="Courier New" w:cs="Courier New" w:hint="eastAsia"/>
          <w:sz w:val="18"/>
          <w:szCs w:val="18"/>
        </w:rPr>
        <w:t>表示至少需要多少辆车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getAnswer(self, a):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count = [0 for i in range(0, 5)]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range(0, len(a)):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count[a[i]] = count[a[i]] + 1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count[1] = count[1] - count[3]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count[2] % 2 == 1: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count[2] = count[2] + 1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count[1] = count[1] - 2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count[4] + count[3] + count[2] / 2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count[1] &gt; 0: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 = res + count[1] / 4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not count[1] % 4 == 0: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 = res + 1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int(res)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 = [1,2,3,4]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小朋友分组为：</w:t>
      </w:r>
      <w:r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D61401" w:rsidRDefault="00D61401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至少需要：</w:t>
      </w:r>
      <w:r>
        <w:rPr>
          <w:rFonts w:ascii="Courier New" w:eastAsia="宋体" w:hAnsi="Courier New" w:cs="Courier New" w:hint="eastAsia"/>
          <w:sz w:val="18"/>
          <w:szCs w:val="18"/>
        </w:rPr>
        <w:t>", solution.getAnswer(a), "</w:t>
      </w:r>
      <w:r>
        <w:rPr>
          <w:rFonts w:ascii="Courier New" w:eastAsia="宋体" w:hAnsi="Courier New" w:cs="Courier New" w:hint="eastAsia"/>
          <w:sz w:val="18"/>
          <w:szCs w:val="18"/>
        </w:rPr>
        <w:t>辆车</w:t>
      </w:r>
      <w:r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150FFD" w:rsidRDefault="00150FFD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398" w:name="_Toc10452846"/>
      <w:bookmarkStart w:id="399" w:name="_Toc17299518"/>
      <w:bookmarkStart w:id="400" w:name="_Toc17300592"/>
      <w:bookmarkStart w:id="401" w:name="_Toc1730090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96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合法数组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7F70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D7F70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398"/>
      <w:bookmarkEnd w:id="399"/>
      <w:bookmarkEnd w:id="400"/>
      <w:bookmarkEnd w:id="401"/>
    </w:p>
    <w:p w:rsidR="00150FFD" w:rsidRDefault="00150FFD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是待查数组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返回值是一个数值，代表出现奇数次的值或者数组不合法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isValid(self, a):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countSet = {}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a: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in countSet: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countSet[i] = countSet[i] + 1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countSet[i] = 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isHas = False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key in countSet: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if countSet[key] % 2 == 1: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isHas: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return -1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isHas = True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 = key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isHas: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ans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-1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a=[1,1,2,2,3,3,4,4,5,5]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数组为：</w:t>
      </w:r>
      <w:r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ans = solution.isValid(a)</w:t>
      </w:r>
    </w:p>
    <w:p w:rsidR="00150FFD" w:rsidRDefault="00150FFD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数组奇数个的值是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 if ans != -1 else " </w:t>
      </w:r>
      <w:r>
        <w:rPr>
          <w:rFonts w:ascii="Courier New" w:eastAsia="宋体" w:hAnsi="Courier New" w:cs="Courier New" w:hint="eastAsia"/>
          <w:sz w:val="18"/>
          <w:szCs w:val="18"/>
        </w:rPr>
        <w:t>数组不合法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ans) </w:t>
      </w:r>
    </w:p>
    <w:p w:rsidR="000F546A" w:rsidRDefault="000F546A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02" w:name="_Toc10452847"/>
      <w:bookmarkStart w:id="403" w:name="_Toc17299519"/>
      <w:bookmarkStart w:id="404" w:name="_Toc17300593"/>
      <w:bookmarkStart w:id="405" w:name="_Toc1730090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97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删除排序数组中的重复数字</w:t>
      </w:r>
      <w:r>
        <w:rPr>
          <w:rFonts w:ascii="黑体" w:eastAsia="黑体" w:hAnsi="宋体" w:cs="Times New Roman"/>
          <w:bCs/>
          <w:sz w:val="28"/>
          <w:szCs w:val="28"/>
        </w:rPr>
        <w:t xml:space="preserve">  </w:t>
      </w:r>
      <w:r>
        <w:rPr>
          <w:rFonts w:ascii="黑体" w:eastAsia="黑体" w:hAnsi="宋体" w:cs="Times New Roman" w:hint="eastAsia"/>
          <w:bCs/>
          <w:sz w:val="28"/>
          <w:szCs w:val="28"/>
        </w:rPr>
        <w:t>难度等级★</w:t>
      </w:r>
      <w:bookmarkEnd w:id="402"/>
      <w:bookmarkEnd w:id="403"/>
      <w:bookmarkEnd w:id="404"/>
      <w:bookmarkEnd w:id="405"/>
    </w:p>
    <w:p w:rsidR="000F546A" w:rsidRDefault="000F546A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A: </w:t>
      </w:r>
      <w:r>
        <w:rPr>
          <w:rFonts w:ascii="Courier New" w:eastAsia="宋体" w:hAnsi="Courier New" w:cs="Courier New" w:hint="eastAsia"/>
          <w:sz w:val="18"/>
          <w:szCs w:val="18"/>
        </w:rPr>
        <w:t>整数列表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返回值：整数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removeDuplicates(self, A):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B = []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before = None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countb = 0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number in A: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if(before != number):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B.append(number)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before = number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countb = 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elif countb &lt; 2: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B.append(number)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countb += 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p = 0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number in B: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A[p] = number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p += 1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p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[1,1,1,2,2,3]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 = solution.removeDuplicates(A)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0F546A" w:rsidRDefault="000F546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p)</w:t>
      </w:r>
    </w:p>
    <w:p w:rsidR="00F534BC" w:rsidRDefault="00F534BC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06" w:name="_Toc10452848"/>
      <w:bookmarkStart w:id="407" w:name="_Toc17299520"/>
      <w:bookmarkStart w:id="408" w:name="_Toc17300594"/>
      <w:bookmarkStart w:id="409" w:name="_Toc1730090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98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 xml:space="preserve">字符串的不同排列 </w:t>
      </w:r>
      <w:r>
        <w:rPr>
          <w:rFonts w:ascii="黑体" w:eastAsia="黑体" w:hAnsi="宋体" w:cs="Times New Roman"/>
          <w:bCs/>
          <w:sz w:val="28"/>
          <w:szCs w:val="28"/>
        </w:rPr>
        <w:t xml:space="preserve"> </w:t>
      </w:r>
      <w:r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406"/>
      <w:bookmarkEnd w:id="407"/>
      <w:bookmarkEnd w:id="408"/>
      <w:bookmarkEnd w:id="409"/>
    </w:p>
    <w:p w:rsidR="00F534BC" w:rsidRDefault="00F534BC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str: </w:t>
      </w:r>
      <w:r>
        <w:rPr>
          <w:rFonts w:ascii="Courier New" w:eastAsia="宋体" w:hAnsi="Courier New" w:cs="Courier New" w:hint="eastAsia"/>
          <w:sz w:val="18"/>
          <w:szCs w:val="18"/>
        </w:rPr>
        <w:t>一个字符串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所有排列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stringPermutation2(self, str):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result = []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str == '':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['']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 = list(str)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s.sort()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True: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result.append(''.join(s))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 = self.nextPermutation(s)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s is None: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break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result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nextPermutation(self, num):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 = len(num)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 = n - 1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i &gt;= 1 and num[i - 1] &gt;= num[i]: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 -= 1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i == 0: return None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j = n - 1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j &gt;= 0 and num[j] &lt;= num[i - 1]: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j -= 1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num[i - 1], num[j] = num[j], num[i - 1]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num[i:] = num[i:][::-1]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num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F534BC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F534BC" w:rsidRPr="006D1B03" w:rsidRDefault="00F534BC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/>
          <w:sz w:val="18"/>
          <w:szCs w:val="18"/>
        </w:rPr>
        <w:t>s1 = "aabb"</w:t>
      </w:r>
    </w:p>
    <w:p w:rsidR="00F534BC" w:rsidRPr="006D1B03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/>
          <w:sz w:val="18"/>
          <w:szCs w:val="18"/>
        </w:rPr>
        <w:t xml:space="preserve">    ans = solution.stringPermutation2(s1)</w:t>
      </w:r>
    </w:p>
    <w:p w:rsidR="00F534BC" w:rsidRPr="006D1B03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D1B03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6D1B03">
        <w:rPr>
          <w:rFonts w:ascii="Courier New" w:eastAsia="宋体" w:hAnsi="Courier New" w:cs="Courier New" w:hint="eastAsia"/>
          <w:sz w:val="18"/>
          <w:szCs w:val="18"/>
        </w:rPr>
        <w:t>", s1)</w:t>
      </w:r>
    </w:p>
    <w:p w:rsidR="00F534BC" w:rsidRPr="006D1B03" w:rsidRDefault="00F534BC" w:rsidP="008F25D0">
      <w:pPr>
        <w:rPr>
          <w:rFonts w:ascii="Courier New" w:eastAsia="宋体" w:hAnsi="Courier New" w:cs="Courier New"/>
          <w:sz w:val="18"/>
          <w:szCs w:val="18"/>
        </w:rPr>
      </w:pPr>
      <w:r w:rsidRPr="006D1B0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D1B03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6D1B03"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10" w:name="_Toc10452849"/>
      <w:bookmarkStart w:id="411" w:name="_Toc17299521"/>
      <w:bookmarkStart w:id="412" w:name="_Toc17300595"/>
      <w:bookmarkStart w:id="413" w:name="_Toc17300903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99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全排列</w:t>
      </w:r>
      <w:r w:rsidR="00F534BC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534BC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534BC">
        <w:rPr>
          <w:rFonts w:ascii="黑体" w:eastAsia="黑体" w:hAnsi="宋体" w:cs="Times New Roman" w:hint="eastAsia"/>
          <w:bCs/>
          <w:sz w:val="28"/>
          <w:szCs w:val="28"/>
        </w:rPr>
        <w:t>难度等级</w:t>
      </w:r>
      <w:r w:rsidR="00F534BC">
        <w:rPr>
          <w:rFonts w:ascii="黑体" w:eastAsia="黑体" w:hAnsi="黑体" w:cs="Times New Roman" w:hint="eastAsia"/>
          <w:bCs/>
          <w:sz w:val="28"/>
          <w:szCs w:val="28"/>
        </w:rPr>
        <w:t>★</w:t>
      </w:r>
      <w:bookmarkEnd w:id="410"/>
      <w:bookmarkEnd w:id="411"/>
      <w:bookmarkEnd w:id="412"/>
      <w:bookmarkEnd w:id="41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#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nums: </w:t>
      </w:r>
      <w:r w:rsidR="00CA7548">
        <w:rPr>
          <w:rFonts w:ascii="Courier New" w:eastAsia="宋体" w:hAnsi="Courier New" w:cs="Courier New" w:hint="eastAsia"/>
          <w:sz w:val="18"/>
          <w:szCs w:val="18"/>
        </w:rPr>
        <w:t>一个整数列表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CA7548">
        <w:rPr>
          <w:rFonts w:ascii="Courier New" w:eastAsia="宋体" w:hAnsi="Courier New" w:cs="Courier New" w:hint="eastAsia"/>
          <w:sz w:val="18"/>
          <w:szCs w:val="18"/>
        </w:rPr>
        <w:t>#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排列后的列表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permute(self,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def _permute(result, temp,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nums == []: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result += [temp]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for i in range(len(nums)):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_permute(result, temp + [nums[i]], nums[:i] + nums[i+1:])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nums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nums is []: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[[]]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result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_permute(result, [], sorted(nums))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CA7548" w:rsidRPr="00CA7548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CA7548" w:rsidRPr="00CA7548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/>
          <w:sz w:val="18"/>
          <w:szCs w:val="18"/>
        </w:rPr>
        <w:t xml:space="preserve">    nums = [1,2,3]</w:t>
      </w:r>
    </w:p>
    <w:p w:rsidR="00CA7548" w:rsidRPr="00CA7548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CA7548" w:rsidRPr="00CA7548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/>
          <w:sz w:val="18"/>
          <w:szCs w:val="18"/>
        </w:rPr>
        <w:t xml:space="preserve">    result = solution.permute(nums)</w:t>
      </w:r>
    </w:p>
    <w:p w:rsidR="00CA7548" w:rsidRPr="00CA7548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CA7548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CA7548">
        <w:rPr>
          <w:rFonts w:ascii="Courier New" w:eastAsia="宋体" w:hAnsi="Courier New" w:cs="Courier New" w:hint="eastAsia"/>
          <w:sz w:val="18"/>
          <w:szCs w:val="18"/>
        </w:rPr>
        <w:t>", nums)</w:t>
      </w:r>
    </w:p>
    <w:p w:rsidR="002C1D9D" w:rsidRDefault="00CA7548" w:rsidP="008F25D0">
      <w:pPr>
        <w:rPr>
          <w:rFonts w:ascii="Courier New" w:eastAsia="宋体" w:hAnsi="Courier New" w:cs="Courier New"/>
          <w:sz w:val="18"/>
          <w:szCs w:val="18"/>
        </w:rPr>
      </w:pPr>
      <w:r w:rsidRPr="00CA754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CA7548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CA7548">
        <w:rPr>
          <w:rFonts w:ascii="Courier New" w:eastAsia="宋体" w:hAnsi="Courier New" w:cs="Courier New" w:hint="eastAsia"/>
          <w:sz w:val="18"/>
          <w:szCs w:val="18"/>
        </w:rPr>
        <w:t>", result)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14" w:name="_Toc10452850"/>
      <w:bookmarkStart w:id="415" w:name="_Toc17299522"/>
      <w:bookmarkStart w:id="416" w:name="_Toc17300596"/>
      <w:bookmarkStart w:id="417" w:name="_Toc1730090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00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带重复元素的排列</w:t>
      </w:r>
      <w:r w:rsidR="00C827BF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827BF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827BF" w:rsidRPr="00C827BF">
        <w:rPr>
          <w:rFonts w:ascii="黑体" w:eastAsia="黑体" w:hAnsi="宋体" w:cs="Times New Roman" w:hint="eastAsia"/>
          <w:bCs/>
          <w:sz w:val="28"/>
          <w:szCs w:val="28"/>
        </w:rPr>
        <w:t>难度等级★</w:t>
      </w:r>
      <w:bookmarkEnd w:id="414"/>
      <w:bookmarkEnd w:id="415"/>
      <w:bookmarkEnd w:id="416"/>
      <w:bookmarkEnd w:id="41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#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nums: </w:t>
      </w:r>
      <w:r>
        <w:rPr>
          <w:rFonts w:ascii="Courier New" w:eastAsia="宋体" w:hAnsi="Courier New" w:cs="Courier New" w:hint="eastAsia"/>
          <w:sz w:val="18"/>
          <w:szCs w:val="18"/>
        </w:rPr>
        <w:t>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#</w:t>
      </w:r>
      <w:r w:rsidR="00445BCE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唯一排列的列表。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permuteUnique(self,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def _permute(result, temp,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nums == []: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result += [temp]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for i in range(len(nums)):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if i &gt; 0 and nums[i] == nums[i-1]: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           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_permute(result, temp + [nums[i]], nums[:i] + nums[i+1:])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nums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len(nums)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[[]]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result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_permute(result, [], sorted(nums))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nums = [1,2,2]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result = solution.permuteUnique(nums)</w:t>
      </w:r>
    </w:p>
    <w:p w:rsidR="00BE21F9" w:rsidRPr="00BE21F9" w:rsidRDefault="00BE21F9" w:rsidP="008F25D0">
      <w:pPr>
        <w:rPr>
          <w:rFonts w:ascii="Courier New" w:eastAsia="宋体" w:hAnsi="Courier New" w:cs="Courier New"/>
          <w:sz w:val="18"/>
          <w:szCs w:val="18"/>
        </w:rPr>
      </w:pPr>
      <w:r w:rsidRPr="00BE21F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E21F9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BE21F9">
        <w:rPr>
          <w:rFonts w:ascii="Courier New" w:eastAsia="宋体" w:hAnsi="Courier New" w:cs="Courier New" w:hint="eastAsia"/>
          <w:sz w:val="18"/>
          <w:szCs w:val="18"/>
        </w:rPr>
        <w:t>", nums)</w:t>
      </w:r>
    </w:p>
    <w:p w:rsidR="002C1D9D" w:rsidRDefault="00BE21F9" w:rsidP="008F25D0">
      <w:pPr>
        <w:rPr>
          <w:rFonts w:ascii="Courier New" w:eastAsia="宋体" w:hAnsi="Courier New" w:cs="Courier New"/>
          <w:sz w:val="18"/>
          <w:szCs w:val="18"/>
        </w:rPr>
      </w:pPr>
      <w:r w:rsidRPr="00BE21F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E21F9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BE21F9">
        <w:rPr>
          <w:rFonts w:ascii="Courier New" w:eastAsia="宋体" w:hAnsi="Courier New" w:cs="Courier New" w:hint="eastAsia"/>
          <w:sz w:val="18"/>
          <w:szCs w:val="18"/>
        </w:rPr>
        <w:t>", result)</w:t>
      </w:r>
    </w:p>
    <w:p w:rsidR="00826CA9" w:rsidRPr="006A44E5" w:rsidRDefault="006A44E5" w:rsidP="006A44E5">
      <w:pPr>
        <w:pStyle w:val="2"/>
        <w:jc w:val="center"/>
        <w:rPr>
          <w:rFonts w:ascii="黑体" w:eastAsia="黑体" w:hAnsi="黑体"/>
          <w:b w:val="0"/>
          <w:sz w:val="30"/>
          <w:szCs w:val="30"/>
        </w:rPr>
      </w:pPr>
      <w:bookmarkStart w:id="418" w:name="_Toc17299523"/>
      <w:bookmarkStart w:id="419" w:name="_Toc17300597"/>
      <w:bookmarkStart w:id="420" w:name="_Toc17300905"/>
      <w:r w:rsidRPr="006A44E5">
        <w:rPr>
          <w:rFonts w:ascii="黑体" w:eastAsia="黑体" w:hAnsi="黑体" w:hint="eastAsia"/>
          <w:b w:val="0"/>
          <w:sz w:val="30"/>
          <w:szCs w:val="30"/>
        </w:rPr>
        <w:t xml:space="preserve">第二章 </w:t>
      </w:r>
      <w:r w:rsidRPr="006A44E5">
        <w:rPr>
          <w:rFonts w:ascii="黑体" w:eastAsia="黑体" w:hAnsi="黑体"/>
          <w:b w:val="0"/>
          <w:sz w:val="30"/>
          <w:szCs w:val="30"/>
        </w:rPr>
        <w:t xml:space="preserve"> </w:t>
      </w:r>
      <w:r w:rsidRPr="006A44E5">
        <w:rPr>
          <w:rFonts w:ascii="黑体" w:eastAsia="黑体" w:hAnsi="黑体" w:hint="eastAsia"/>
          <w:b w:val="0"/>
          <w:sz w:val="30"/>
          <w:szCs w:val="30"/>
        </w:rPr>
        <w:t>难度等级★★</w:t>
      </w:r>
      <w:bookmarkEnd w:id="418"/>
      <w:bookmarkEnd w:id="419"/>
      <w:bookmarkEnd w:id="420"/>
    </w:p>
    <w:p w:rsidR="00826CA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21" w:name="_Toc10452851"/>
      <w:bookmarkStart w:id="422" w:name="_Toc17299524"/>
      <w:bookmarkStart w:id="423" w:name="_Toc17300598"/>
      <w:bookmarkStart w:id="424" w:name="_Toc1730090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101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插入区间</w:t>
      </w:r>
      <w:r w:rsidR="00826CA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826CA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826CA9" w:rsidRPr="00826CA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21"/>
      <w:bookmarkEnd w:id="422"/>
      <w:bookmarkEnd w:id="423"/>
      <w:bookmarkEnd w:id="424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Interval(object):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start, end):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self.start = start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self.end = end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get(self):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str1 = "(" + str(self.start) + "," + str(self.end) + ")"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str1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equals(self, Intervalx):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self.start == Intervalx.start and self.end == Intervalx.end: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7B3B0B">
        <w:rPr>
          <w:rFonts w:ascii="Courier New" w:eastAsia="宋体" w:hAnsi="Courier New" w:cs="Courier New" w:hint="eastAsia"/>
          <w:sz w:val="18"/>
          <w:szCs w:val="18"/>
        </w:rPr>
        <w:t>#</w:t>
      </w:r>
      <w:r w:rsidR="007B3B0B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intevals: </w:t>
      </w:r>
      <w:r>
        <w:rPr>
          <w:rFonts w:ascii="Courier New" w:eastAsia="宋体" w:hAnsi="Courier New" w:cs="Courier New" w:hint="eastAsia"/>
          <w:sz w:val="18"/>
          <w:szCs w:val="18"/>
        </w:rPr>
        <w:t>已排序的非重叠区间列表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7B3B0B">
        <w:rPr>
          <w:rFonts w:ascii="Courier New" w:eastAsia="宋体" w:hAnsi="Courier New" w:cs="Courier New" w:hint="eastAsia"/>
          <w:sz w:val="18"/>
          <w:szCs w:val="18"/>
        </w:rPr>
        <w:t>#</w:t>
      </w:r>
      <w:r w:rsidR="007B3B0B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newInterval: </w:t>
      </w:r>
      <w:r w:rsidR="00EB0129">
        <w:rPr>
          <w:rFonts w:ascii="Courier New" w:eastAsia="宋体" w:hAnsi="Courier New" w:cs="Courier New" w:hint="eastAsia"/>
          <w:sz w:val="18"/>
          <w:szCs w:val="18"/>
        </w:rPr>
        <w:t>新的区间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7B3B0B">
        <w:rPr>
          <w:rFonts w:ascii="Courier New" w:eastAsia="宋体" w:hAnsi="Courier New" w:cs="Courier New" w:hint="eastAsia"/>
          <w:sz w:val="18"/>
          <w:szCs w:val="18"/>
        </w:rPr>
        <w:t>#</w:t>
      </w:r>
      <w:r w:rsidR="007B3B0B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 w:rsidR="00EB0129">
        <w:rPr>
          <w:rFonts w:ascii="Courier New" w:eastAsia="宋体" w:hAnsi="Courier New" w:cs="Courier New" w:hint="eastAsia"/>
          <w:sz w:val="18"/>
          <w:szCs w:val="18"/>
        </w:rPr>
        <w:t>一个新的排序非重叠区间列表与新的区间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insert(self, intervals, newInterval):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results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insertPos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interval in intervals: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if interval.end &lt; newInterval.start: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results.append(interval)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insertPos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elif interval.start &gt; newInterval.end: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results.append(interval)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newInterval.start = min(interval.start, newInterval.start)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newInterval.end = max(interval.end, newInterval.end)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results.insert(insertPos, newInterval)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results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7C0A11" w:rsidRPr="007C0A11" w:rsidRDefault="007C0A11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7C0A11"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7C0A11" w:rsidRPr="007C0A11" w:rsidRDefault="007C0A11" w:rsidP="008F25D0">
      <w:pPr>
        <w:rPr>
          <w:rFonts w:ascii="Courier New" w:eastAsia="宋体" w:hAnsi="Courier New" w:cs="Courier New"/>
          <w:sz w:val="18"/>
          <w:szCs w:val="18"/>
        </w:rPr>
      </w:pPr>
      <w:r w:rsidRPr="007C0A11">
        <w:rPr>
          <w:rFonts w:ascii="Courier New" w:eastAsia="宋体" w:hAnsi="Courier New" w:cs="Courier New"/>
          <w:sz w:val="18"/>
          <w:szCs w:val="18"/>
        </w:rPr>
        <w:t xml:space="preserve">    interval1 = Interval(1,2)</w:t>
      </w:r>
    </w:p>
    <w:p w:rsidR="007C0A11" w:rsidRPr="007C0A11" w:rsidRDefault="007C0A11" w:rsidP="008F25D0">
      <w:pPr>
        <w:rPr>
          <w:rFonts w:ascii="Courier New" w:eastAsia="宋体" w:hAnsi="Courier New" w:cs="Courier New"/>
          <w:sz w:val="18"/>
          <w:szCs w:val="18"/>
        </w:rPr>
      </w:pPr>
      <w:r w:rsidRPr="007C0A11">
        <w:rPr>
          <w:rFonts w:ascii="Courier New" w:eastAsia="宋体" w:hAnsi="Courier New" w:cs="Courier New"/>
          <w:sz w:val="18"/>
          <w:szCs w:val="18"/>
        </w:rPr>
        <w:t xml:space="preserve">    interval2 = Interval(5,9)</w:t>
      </w:r>
    </w:p>
    <w:p w:rsidR="007C0A11" w:rsidRPr="007C0A11" w:rsidRDefault="007C0A11" w:rsidP="008F25D0">
      <w:pPr>
        <w:rPr>
          <w:rFonts w:ascii="Courier New" w:eastAsia="宋体" w:hAnsi="Courier New" w:cs="Courier New"/>
          <w:sz w:val="18"/>
          <w:szCs w:val="18"/>
        </w:rPr>
      </w:pPr>
      <w:r w:rsidRPr="007C0A11">
        <w:rPr>
          <w:rFonts w:ascii="Courier New" w:eastAsia="宋体" w:hAnsi="Courier New" w:cs="Courier New"/>
          <w:sz w:val="18"/>
          <w:szCs w:val="18"/>
        </w:rPr>
        <w:t xml:space="preserve">    interval3 = Interval(2,5)</w:t>
      </w:r>
    </w:p>
    <w:p w:rsidR="007C0A11" w:rsidRPr="007C0A11" w:rsidRDefault="007C0A11" w:rsidP="008F25D0">
      <w:pPr>
        <w:rPr>
          <w:rFonts w:ascii="Courier New" w:eastAsia="宋体" w:hAnsi="Courier New" w:cs="Courier New"/>
          <w:sz w:val="18"/>
          <w:szCs w:val="18"/>
        </w:rPr>
      </w:pPr>
      <w:r w:rsidRPr="007C0A11">
        <w:rPr>
          <w:rFonts w:ascii="Courier New" w:eastAsia="宋体" w:hAnsi="Courier New" w:cs="Courier New"/>
          <w:sz w:val="18"/>
          <w:szCs w:val="18"/>
        </w:rPr>
        <w:t xml:space="preserve">    results = solution.insert([interval1,interval2], interval3)</w:t>
      </w:r>
    </w:p>
    <w:p w:rsidR="007C0A11" w:rsidRPr="007C0A11" w:rsidRDefault="007C0A11" w:rsidP="008F25D0">
      <w:pPr>
        <w:jc w:val="left"/>
        <w:rPr>
          <w:rFonts w:ascii="Courier New" w:eastAsia="宋体" w:hAnsi="Courier New" w:cs="Courier New"/>
          <w:sz w:val="18"/>
          <w:szCs w:val="18"/>
        </w:rPr>
      </w:pPr>
      <w:r w:rsidRPr="007C0A1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C0A11">
        <w:rPr>
          <w:rFonts w:ascii="Courier New" w:eastAsia="宋体" w:hAnsi="Courier New" w:cs="Courier New" w:hint="eastAsia"/>
          <w:sz w:val="18"/>
          <w:szCs w:val="18"/>
        </w:rPr>
        <w:t>输入：</w:t>
      </w:r>
      <w:r w:rsidR="00EB0129">
        <w:rPr>
          <w:rFonts w:ascii="Courier New" w:eastAsia="宋体" w:hAnsi="Courier New" w:cs="Courier New" w:hint="eastAsia"/>
          <w:sz w:val="18"/>
          <w:szCs w:val="18"/>
        </w:rPr>
        <w:t>[",interval1.get(),",", interval2.get(),"]","</w:t>
      </w:r>
      <w:r w:rsidRPr="007C0A11">
        <w:rPr>
          <w:rFonts w:ascii="Courier New" w:eastAsia="宋体" w:hAnsi="Courier New" w:cs="Courier New" w:hint="eastAsia"/>
          <w:sz w:val="18"/>
          <w:szCs w:val="18"/>
        </w:rPr>
        <w:t>", interval3.get())</w:t>
      </w:r>
    </w:p>
    <w:p w:rsidR="002C1D9D" w:rsidRDefault="007C0A11" w:rsidP="008F25D0">
      <w:pPr>
        <w:rPr>
          <w:rFonts w:ascii="Courier New" w:eastAsia="宋体" w:hAnsi="Courier New" w:cs="Courier New"/>
          <w:sz w:val="18"/>
          <w:szCs w:val="18"/>
        </w:rPr>
      </w:pPr>
      <w:r w:rsidRPr="007C0A1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C0A11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7C0A11">
        <w:rPr>
          <w:rFonts w:ascii="Courier New" w:eastAsia="宋体" w:hAnsi="Courier New" w:cs="Courier New" w:hint="eastAsia"/>
          <w:sz w:val="18"/>
          <w:szCs w:val="18"/>
        </w:rPr>
        <w:t>[", results[0].get(), "]")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25" w:name="_Toc10452852"/>
      <w:bookmarkStart w:id="426" w:name="_Toc17299525"/>
      <w:bookmarkStart w:id="427" w:name="_Toc17300599"/>
      <w:bookmarkStart w:id="428" w:name="_Toc1730090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102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N皇后问题</w:t>
      </w:r>
      <w:r w:rsidR="004A3E05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4A3E05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4A3E05" w:rsidRPr="00826CA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25"/>
      <w:bookmarkEnd w:id="426"/>
      <w:bookmarkEnd w:id="427"/>
      <w:bookmarkEnd w:id="428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0D7B51">
        <w:rPr>
          <w:rFonts w:ascii="Courier New" w:eastAsia="宋体" w:hAnsi="Courier New" w:cs="Courier New" w:hint="eastAsia"/>
          <w:sz w:val="18"/>
          <w:szCs w:val="18"/>
        </w:rPr>
        <w:t>#</w:t>
      </w:r>
      <w:r w:rsidR="000D7B51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n: </w:t>
      </w:r>
      <w:r w:rsidR="00AD4672">
        <w:rPr>
          <w:rFonts w:ascii="Courier New" w:eastAsia="宋体" w:hAnsi="Courier New" w:cs="Courier New" w:hint="eastAsia"/>
          <w:sz w:val="18"/>
          <w:szCs w:val="18"/>
        </w:rPr>
        <w:t>皇后的数量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5560F1">
        <w:rPr>
          <w:rFonts w:ascii="Courier New" w:eastAsia="宋体" w:hAnsi="Courier New" w:cs="Courier New" w:hint="eastAsia"/>
          <w:sz w:val="18"/>
          <w:szCs w:val="18"/>
        </w:rPr>
        <w:t>#</w:t>
      </w:r>
      <w:r w:rsidR="000D7B51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 w:rsidR="00AD4672">
        <w:rPr>
          <w:rFonts w:ascii="Courier New" w:eastAsia="宋体" w:hAnsi="Courier New" w:cs="Courier New" w:hint="eastAsia"/>
          <w:sz w:val="18"/>
          <w:szCs w:val="18"/>
        </w:rPr>
        <w:t>不同解的总数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total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attack(self, row, col):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c, r in self.cols.items():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c - r == col - row or c + r == col + row: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search(self, row):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row == self.n: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self.total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col in range(self.n):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col in self.cols: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self.attack(row, col):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self.cols[col] = row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self.search(row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del self.cols[col]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totalNQueens(self,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self.n = 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self.cols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self.search(0)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self.total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5560F1" w:rsidRPr="005560F1" w:rsidRDefault="005560F1" w:rsidP="008F25D0">
      <w:pPr>
        <w:rPr>
          <w:rFonts w:ascii="Courier New" w:eastAsia="宋体" w:hAnsi="Courier New" w:cs="Courier New"/>
          <w:sz w:val="18"/>
          <w:szCs w:val="18"/>
        </w:rPr>
      </w:pPr>
      <w:r w:rsidRPr="005560F1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5560F1" w:rsidRPr="005560F1" w:rsidRDefault="005560F1" w:rsidP="008F25D0">
      <w:pPr>
        <w:rPr>
          <w:rFonts w:ascii="Courier New" w:eastAsia="宋体" w:hAnsi="Courier New" w:cs="Courier New"/>
          <w:sz w:val="18"/>
          <w:szCs w:val="18"/>
        </w:rPr>
      </w:pPr>
      <w:r w:rsidRPr="005560F1">
        <w:rPr>
          <w:rFonts w:ascii="Courier New" w:eastAsia="宋体" w:hAnsi="Courier New" w:cs="Courier New"/>
          <w:sz w:val="18"/>
          <w:szCs w:val="18"/>
        </w:rPr>
        <w:t xml:space="preserve">    solution.totalNQueens(4)</w:t>
      </w:r>
    </w:p>
    <w:p w:rsidR="005560F1" w:rsidRPr="005560F1" w:rsidRDefault="005560F1" w:rsidP="008F25D0">
      <w:pPr>
        <w:rPr>
          <w:rFonts w:ascii="Courier New" w:eastAsia="宋体" w:hAnsi="Courier New" w:cs="Courier New"/>
          <w:sz w:val="18"/>
          <w:szCs w:val="18"/>
        </w:rPr>
      </w:pPr>
      <w:r w:rsidRPr="005560F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560F1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5560F1">
        <w:rPr>
          <w:rFonts w:ascii="Courier New" w:eastAsia="宋体" w:hAnsi="Courier New" w:cs="Courier New" w:hint="eastAsia"/>
          <w:sz w:val="18"/>
          <w:szCs w:val="18"/>
        </w:rPr>
        <w:t>", solution.n)</w:t>
      </w:r>
    </w:p>
    <w:p w:rsidR="002C1D9D" w:rsidRDefault="005560F1" w:rsidP="008F25D0">
      <w:pPr>
        <w:rPr>
          <w:rFonts w:ascii="Courier New" w:eastAsia="宋体" w:hAnsi="Courier New" w:cs="Courier New"/>
          <w:sz w:val="18"/>
          <w:szCs w:val="18"/>
        </w:rPr>
      </w:pPr>
      <w:r w:rsidRPr="005560F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560F1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5560F1">
        <w:rPr>
          <w:rFonts w:ascii="Courier New" w:eastAsia="宋体" w:hAnsi="Courier New" w:cs="Courier New" w:hint="eastAsia"/>
          <w:sz w:val="18"/>
          <w:szCs w:val="18"/>
        </w:rPr>
        <w:t>", solution.total)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29" w:name="_Toc10452853"/>
      <w:bookmarkStart w:id="430" w:name="_Toc17299526"/>
      <w:bookmarkStart w:id="431" w:name="_Toc17300600"/>
      <w:bookmarkStart w:id="432" w:name="_Toc1730090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103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主元素</w:t>
      </w:r>
      <w:r w:rsidR="00AD4672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AD4672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4A3E05" w:rsidRPr="004A3E05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29"/>
      <w:bookmarkEnd w:id="430"/>
      <w:bookmarkEnd w:id="431"/>
      <w:bookmarkEnd w:id="432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0D7B51">
        <w:rPr>
          <w:rFonts w:ascii="Courier New" w:eastAsia="宋体" w:hAnsi="Courier New" w:cs="Courier New" w:hint="eastAsia"/>
          <w:sz w:val="18"/>
          <w:szCs w:val="18"/>
        </w:rPr>
        <w:t>#</w:t>
      </w:r>
      <w:r w:rsidR="000D7B51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nums: </w:t>
      </w:r>
      <w:r w:rsidR="000D7B51">
        <w:rPr>
          <w:rFonts w:ascii="Courier New" w:eastAsia="宋体" w:hAnsi="Courier New" w:cs="Courier New" w:hint="eastAsia"/>
          <w:sz w:val="18"/>
          <w:szCs w:val="18"/>
        </w:rPr>
        <w:t>整数数组</w:t>
      </w:r>
    </w:p>
    <w:p w:rsidR="002C1D9D" w:rsidRDefault="001137AE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0D7B51">
        <w:rPr>
          <w:rFonts w:ascii="Courier New" w:eastAsia="宋体" w:hAnsi="Courier New" w:cs="Courier New" w:hint="eastAsia"/>
          <w:sz w:val="18"/>
          <w:szCs w:val="18"/>
        </w:rPr>
        <w:t>返回值</w:t>
      </w:r>
      <w:r w:rsidR="004805A6"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 w:rsidR="000D7B51">
        <w:rPr>
          <w:rFonts w:ascii="Courier New" w:eastAsia="宋体" w:hAnsi="Courier New" w:cs="Courier New" w:hint="eastAsia"/>
          <w:sz w:val="18"/>
          <w:szCs w:val="18"/>
        </w:rPr>
        <w:t>主元素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majorityNumber(self,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nums.sort()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i=0;j=0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i&lt;=len(nums):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j=nums.count(nums[i])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j&gt;len(nums)//3: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return nums[i]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i+=j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nums = [99,2,99,2,99,3,3]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 = solution.majorityNumber(nums)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"[99,2,99,2,99,3,3]")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n)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33" w:name="_Toc10452854"/>
      <w:bookmarkStart w:id="434" w:name="_Toc17299527"/>
      <w:bookmarkStart w:id="435" w:name="_Toc17300601"/>
      <w:bookmarkStart w:id="436" w:name="_Toc17300909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104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字符大小写排序</w:t>
      </w:r>
      <w:r w:rsidR="004A3E05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4A3E05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4A3E05" w:rsidRPr="004A3E05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33"/>
      <w:bookmarkEnd w:id="434"/>
      <w:bookmarkEnd w:id="435"/>
      <w:bookmarkEnd w:id="436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F438DF">
        <w:rPr>
          <w:rFonts w:ascii="Courier New" w:eastAsia="宋体" w:hAnsi="Courier New" w:cs="Courier New" w:hint="eastAsia"/>
          <w:sz w:val="18"/>
          <w:szCs w:val="18"/>
        </w:rPr>
        <w:t>#</w:t>
      </w:r>
      <w:r w:rsidR="00F438DF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chars: </w:t>
      </w:r>
      <w:r w:rsidR="00AD4672">
        <w:rPr>
          <w:rFonts w:ascii="Courier New" w:eastAsia="宋体" w:hAnsi="Courier New" w:cs="Courier New" w:hint="eastAsia"/>
          <w:sz w:val="18"/>
          <w:szCs w:val="18"/>
        </w:rPr>
        <w:t>需要排序的字母数组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sortLetters(self, chars):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chars.sort(key=lambda c: c.isupper())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str1 = "abAcD"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arr = list(str1)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solution.sortLetters(arr)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str1)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''.join(arr))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37" w:name="_Toc10452855"/>
      <w:bookmarkStart w:id="438" w:name="_Toc17299528"/>
      <w:bookmarkStart w:id="439" w:name="_Toc17300602"/>
      <w:bookmarkStart w:id="440" w:name="_Toc1730091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105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上一个排列</w:t>
      </w:r>
      <w:r w:rsidR="004A3E05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4A3E05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4A3E05" w:rsidRPr="004A3E05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37"/>
      <w:bookmarkEnd w:id="438"/>
      <w:bookmarkEnd w:id="439"/>
      <w:bookmarkEnd w:id="440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CA03C7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 w:rsidR="004805A6">
        <w:rPr>
          <w:rFonts w:ascii="Courier New" w:eastAsia="宋体" w:hAnsi="Courier New" w:cs="Courier New" w:hint="eastAsia"/>
          <w:sz w:val="18"/>
          <w:szCs w:val="18"/>
        </w:rPr>
        <w:t xml:space="preserve">num:  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CA03C7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previousPermuation(self, num):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range(len(num)-2, -1,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num[i] &gt; num[i+1]: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break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num.reverse()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num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j in range(len(num)-1, i,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num[j] &lt; num[i]: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num[i], num[j] = num[j], num[i]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break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j in range(0, (len(num) - i)//2):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num[i+j+1], num[len(num)-j-1] = num[len(num)-j-1], num[i+j+1]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num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num = [1,3,2,3]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num1 = solution.previousPermuation(num)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"[1,3,2,3]")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num1)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41" w:name="_Toc10452856"/>
      <w:bookmarkStart w:id="442" w:name="_Toc17299529"/>
      <w:bookmarkStart w:id="443" w:name="_Toc17300603"/>
      <w:bookmarkStart w:id="444" w:name="_Toc1730091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106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下一个排列</w:t>
      </w:r>
      <w:r w:rsidR="004A3E05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4A3E05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4A3E05" w:rsidRPr="004A3E05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41"/>
      <w:bookmarkEnd w:id="442"/>
      <w:bookmarkEnd w:id="443"/>
      <w:bookmarkEnd w:id="444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8029C9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 w:rsidR="003B665C">
        <w:rPr>
          <w:rFonts w:ascii="Courier New" w:eastAsia="宋体" w:hAnsi="Courier New" w:cs="Courier New" w:hint="eastAsia"/>
          <w:sz w:val="18"/>
          <w:szCs w:val="18"/>
        </w:rPr>
        <w:t xml:space="preserve">num: 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整数列表</w:t>
      </w:r>
    </w:p>
    <w:p w:rsidR="002C1D9D" w:rsidRDefault="008029C9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 w:rsidR="004805A6"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nextPermutation(self, num):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range(len(num)-2, -1,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num[i] &lt; num[i+1]: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break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num.reverse()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num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j in range(len(num)-1, i,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num[j] &gt; num[i]: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num[i], num[j] = num[j], num[i]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break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j in range(0, (len(num) - i)//2):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num[i+j+1], num[len(num)-j-1] = num[len(num)-j-1], num[i+j+1]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num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num = [1,3,2,3]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num1 = solution.nextPermutation(num)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"[1,</w:t>
      </w:r>
      <w:r w:rsidR="0009563E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>3,</w:t>
      </w:r>
      <w:r w:rsidR="0009563E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>2,</w:t>
      </w:r>
      <w:r w:rsidR="0009563E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>3]")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</w:t>
      </w:r>
      <w:r w:rsidR="0009563E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num1)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45" w:name="_Toc10452857"/>
      <w:bookmarkStart w:id="446" w:name="_Toc17299530"/>
      <w:bookmarkStart w:id="447" w:name="_Toc17300604"/>
      <w:bookmarkStart w:id="448" w:name="_Toc1730091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107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二叉树的层次遍历</w:t>
      </w:r>
      <w:r w:rsidR="000F546A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0F546A"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45"/>
      <w:bookmarkEnd w:id="446"/>
      <w:bookmarkEnd w:id="447"/>
      <w:bookmarkEnd w:id="448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class TreeNode: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def __init__(self, val=None, left=None, right=None):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self.val=val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self.left=left    #</w:t>
      </w:r>
      <w:r>
        <w:rPr>
          <w:rFonts w:ascii="Courier New" w:eastAsia="宋体" w:hAnsi="Courier New" w:cs="Courier New" w:hint="eastAsia"/>
          <w:sz w:val="18"/>
          <w:szCs w:val="18"/>
        </w:rPr>
        <w:t>左子树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self.right=right  #</w:t>
      </w:r>
      <w:r>
        <w:rPr>
          <w:rFonts w:ascii="Courier New" w:eastAsia="宋体" w:hAnsi="Courier New" w:cs="Courier New" w:hint="eastAsia"/>
          <w:sz w:val="18"/>
          <w:szCs w:val="18"/>
        </w:rPr>
        <w:t>右子树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#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root: </w:t>
      </w:r>
      <w:r w:rsidR="003B665C">
        <w:rPr>
          <w:rFonts w:ascii="Courier New" w:eastAsia="宋体" w:hAnsi="Courier New" w:cs="Courier New" w:hint="eastAsia"/>
          <w:sz w:val="18"/>
          <w:szCs w:val="18"/>
        </w:rPr>
        <w:t>二叉树的根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#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返回值</w:t>
      </w:r>
      <w:r w:rsidR="003B665C">
        <w:rPr>
          <w:rFonts w:ascii="Courier New" w:eastAsia="宋体" w:hAnsi="Courier New" w:cs="Courier New" w:hint="eastAsia"/>
          <w:sz w:val="18"/>
          <w:szCs w:val="18"/>
        </w:rPr>
        <w:t>:</w:t>
      </w:r>
      <w:r>
        <w:rPr>
          <w:rFonts w:ascii="Courier New" w:eastAsia="宋体" w:hAnsi="Courier New" w:cs="Courier New" w:hint="eastAsia"/>
          <w:sz w:val="18"/>
          <w:szCs w:val="18"/>
        </w:rPr>
        <w:t>从底向上的层次序遍历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levelOrderBottom(self,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self.results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not root: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self.results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q = [root]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q: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new_q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self.results.append([n.val for n in q])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for node in q: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if node.left: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new_q.append(node.left)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if node.right: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new_q.append(node.right)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q = new_q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list(reversed(self.results))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root=TreeNode(1,TreeNode(2),TreeNode(3))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results = solution.levelOrderBottom(root)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{1,2,3}")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results)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49" w:name="_Toc10452858"/>
      <w:bookmarkStart w:id="450" w:name="_Toc17299531"/>
      <w:bookmarkStart w:id="451" w:name="_Toc17300605"/>
      <w:bookmarkStart w:id="452" w:name="_Toc1730091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108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最长公共子串</w:t>
      </w:r>
      <w:r w:rsidR="000F546A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0F546A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0F546A"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49"/>
      <w:bookmarkEnd w:id="450"/>
      <w:bookmarkEnd w:id="451"/>
      <w:bookmarkEnd w:id="452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A, B: </w:t>
      </w:r>
      <w:r w:rsidR="003B665C">
        <w:rPr>
          <w:rFonts w:ascii="Courier New" w:eastAsia="宋体" w:hAnsi="Courier New" w:cs="Courier New" w:hint="eastAsia"/>
          <w:sz w:val="18"/>
          <w:szCs w:val="18"/>
        </w:rPr>
        <w:t>两个字符串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 w:rsidR="003B665C">
        <w:rPr>
          <w:rFonts w:ascii="Courier New" w:eastAsia="宋体" w:hAnsi="Courier New" w:cs="Courier New" w:hint="eastAsia"/>
          <w:sz w:val="18"/>
          <w:szCs w:val="18"/>
        </w:rPr>
        <w:t>最长公共子串的长度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longestCommonSubstring(self, A, 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range(len(A)):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for j in range(len(B)):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l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while i + l &lt; len(A) and j + l &lt; len(B) \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and A[i + l] == B[j + l]: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l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if l &gt; ans: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ans = 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"ABCD"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B = "CBCE"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solution.longestCommonSubstring(A, B)</w:t>
      </w:r>
    </w:p>
    <w:p w:rsidR="00D06225" w:rsidRPr="00D06225" w:rsidRDefault="00D06225" w:rsidP="008F25D0">
      <w:pPr>
        <w:rPr>
          <w:rFonts w:ascii="Courier New" w:eastAsia="宋体" w:hAnsi="Courier New" w:cs="Courier New"/>
          <w:sz w:val="18"/>
          <w:szCs w:val="18"/>
        </w:rPr>
      </w:pPr>
      <w:r w:rsidRPr="00D0622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06225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D06225">
        <w:rPr>
          <w:rFonts w:ascii="Courier New" w:eastAsia="宋体" w:hAnsi="Courier New" w:cs="Courier New" w:hint="eastAsia"/>
          <w:sz w:val="18"/>
          <w:szCs w:val="18"/>
        </w:rPr>
        <w:t>","A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>=</w:t>
      </w:r>
      <w:r w:rsidRPr="00D06225">
        <w:rPr>
          <w:rFonts w:ascii="Courier New" w:eastAsia="宋体" w:hAnsi="Courier New" w:cs="Courier New" w:hint="eastAsia"/>
          <w:sz w:val="18"/>
          <w:szCs w:val="18"/>
        </w:rPr>
        <w:t>",A,"B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>=</w:t>
      </w:r>
      <w:r w:rsidRPr="00D06225">
        <w:rPr>
          <w:rFonts w:ascii="Courier New" w:eastAsia="宋体" w:hAnsi="Courier New" w:cs="Courier New" w:hint="eastAsia"/>
          <w:sz w:val="18"/>
          <w:szCs w:val="18"/>
        </w:rPr>
        <w:t>",B)</w:t>
      </w:r>
    </w:p>
    <w:p w:rsidR="002C1D9D" w:rsidRDefault="00D06225" w:rsidP="008F25D0">
      <w:pPr>
        <w:rPr>
          <w:rFonts w:ascii="Courier New" w:eastAsia="宋体" w:hAnsi="Courier New" w:cs="Courier New"/>
          <w:sz w:val="18"/>
          <w:szCs w:val="18"/>
        </w:rPr>
      </w:pPr>
      <w:r w:rsidRPr="00D0622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06225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D06225"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53" w:name="_Toc10452859"/>
      <w:bookmarkStart w:id="454" w:name="_Toc17299532"/>
      <w:bookmarkStart w:id="455" w:name="_Toc17300606"/>
      <w:bookmarkStart w:id="456" w:name="_Toc1730091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109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最近公共祖先</w:t>
      </w:r>
      <w:r w:rsidR="000F546A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0F546A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0F546A"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53"/>
      <w:bookmarkEnd w:id="454"/>
      <w:bookmarkEnd w:id="455"/>
      <w:bookmarkEnd w:id="456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#Definition of TreeNode: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class TreeNode: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def __init__(self, val=None, left=None, right=None):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self.val=val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self.left=left    #</w:t>
      </w:r>
      <w:r>
        <w:rPr>
          <w:rFonts w:ascii="Courier New" w:eastAsia="宋体" w:hAnsi="Courier New" w:cs="Courier New" w:hint="eastAsia"/>
          <w:sz w:val="18"/>
          <w:szCs w:val="18"/>
        </w:rPr>
        <w:t>左子树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self.right=right  #</w:t>
      </w:r>
      <w:r>
        <w:rPr>
          <w:rFonts w:ascii="Courier New" w:eastAsia="宋体" w:hAnsi="Courier New" w:cs="Courier New" w:hint="eastAsia"/>
          <w:sz w:val="18"/>
          <w:szCs w:val="18"/>
        </w:rPr>
        <w:t>右子树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#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root: </w:t>
      </w:r>
      <w:r w:rsidR="005E6BF9">
        <w:rPr>
          <w:rFonts w:ascii="Courier New" w:eastAsia="宋体" w:hAnsi="Courier New" w:cs="Courier New" w:hint="eastAsia"/>
          <w:sz w:val="18"/>
          <w:szCs w:val="18"/>
        </w:rPr>
        <w:t>二叉搜索树的根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#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A: </w:t>
      </w:r>
      <w:bookmarkStart w:id="457" w:name="OLE_LINK3"/>
      <w:r>
        <w:rPr>
          <w:rFonts w:ascii="Courier New" w:eastAsia="宋体" w:hAnsi="Courier New" w:cs="Courier New" w:hint="eastAsia"/>
          <w:sz w:val="18"/>
          <w:szCs w:val="18"/>
        </w:rPr>
        <w:t>二叉树的一个节点</w:t>
      </w:r>
      <w:bookmarkEnd w:id="457"/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#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B: </w:t>
      </w:r>
      <w:r w:rsidR="005E6BF9">
        <w:rPr>
          <w:rFonts w:ascii="Courier New" w:eastAsia="宋体" w:hAnsi="Courier New" w:cs="Courier New" w:hint="eastAsia"/>
          <w:sz w:val="18"/>
          <w:szCs w:val="18"/>
        </w:rPr>
        <w:t>二叉树的一个节点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#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返回两个节点的最低公共祖先</w:t>
      </w:r>
      <w:r>
        <w:rPr>
          <w:rFonts w:ascii="Courier New" w:eastAsia="宋体" w:hAnsi="Courier New" w:cs="Courier New" w:hint="eastAsia"/>
          <w:sz w:val="18"/>
          <w:szCs w:val="18"/>
        </w:rPr>
        <w:t>(LCA)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lowestCommonAncestor(self, root, A, 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 A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且其</w:t>
      </w:r>
      <w:r>
        <w:rPr>
          <w:rFonts w:ascii="Courier New" w:eastAsia="宋体" w:hAnsi="Courier New" w:cs="Courier New" w:hint="eastAsia"/>
          <w:sz w:val="18"/>
          <w:szCs w:val="18"/>
        </w:rPr>
        <w:t>下面有</w:t>
      </w:r>
      <w:r>
        <w:rPr>
          <w:rFonts w:ascii="Courier New" w:eastAsia="宋体" w:hAnsi="Courier New" w:cs="Courier New" w:hint="eastAsia"/>
          <w:sz w:val="18"/>
          <w:szCs w:val="18"/>
        </w:rPr>
        <w:t>B =&gt; 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 B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且其</w:t>
      </w:r>
      <w:r>
        <w:rPr>
          <w:rFonts w:ascii="Courier New" w:eastAsia="宋体" w:hAnsi="Courier New" w:cs="Courier New" w:hint="eastAsia"/>
          <w:sz w:val="18"/>
          <w:szCs w:val="18"/>
        </w:rPr>
        <w:t>下面有</w:t>
      </w:r>
      <w:r>
        <w:rPr>
          <w:rFonts w:ascii="Courier New" w:eastAsia="宋体" w:hAnsi="Courier New" w:cs="Courier New" w:hint="eastAsia"/>
          <w:sz w:val="18"/>
          <w:szCs w:val="18"/>
        </w:rPr>
        <w:t>A =&gt; 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 A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且其</w:t>
      </w:r>
      <w:r>
        <w:rPr>
          <w:rFonts w:ascii="Courier New" w:eastAsia="宋体" w:hAnsi="Courier New" w:cs="Courier New" w:hint="eastAsia"/>
          <w:sz w:val="18"/>
          <w:szCs w:val="18"/>
        </w:rPr>
        <w:t>下面啥都没有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=&gt; 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 B</w:t>
      </w:r>
      <w:r w:rsidR="00675919">
        <w:rPr>
          <w:rFonts w:ascii="Courier New" w:eastAsia="宋体" w:hAnsi="Courier New" w:cs="Courier New" w:hint="eastAsia"/>
          <w:sz w:val="18"/>
          <w:szCs w:val="18"/>
        </w:rPr>
        <w:t>且其</w:t>
      </w:r>
      <w:r>
        <w:rPr>
          <w:rFonts w:ascii="Courier New" w:eastAsia="宋体" w:hAnsi="Courier New" w:cs="Courier New" w:hint="eastAsia"/>
          <w:sz w:val="18"/>
          <w:szCs w:val="18"/>
        </w:rPr>
        <w:t>下面啥都有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=&gt; 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root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root == A or root == B: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left_result = self.lowestCommonAncestor(root.left, A, B)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right_result = self.lowestCommonAncestor(root.right, A, B)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 A </w:t>
      </w:r>
      <w:r>
        <w:rPr>
          <w:rFonts w:ascii="Courier New" w:eastAsia="宋体" w:hAnsi="Courier New" w:cs="Courier New" w:hint="eastAsia"/>
          <w:sz w:val="18"/>
          <w:szCs w:val="18"/>
        </w:rPr>
        <w:t>和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B </w:t>
      </w:r>
      <w:r>
        <w:rPr>
          <w:rFonts w:ascii="Courier New" w:eastAsia="宋体" w:hAnsi="Courier New" w:cs="Courier New" w:hint="eastAsia"/>
          <w:sz w:val="18"/>
          <w:szCs w:val="18"/>
        </w:rPr>
        <w:t>一边一个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left_result and right_result: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 </w:t>
      </w:r>
      <w:r>
        <w:rPr>
          <w:rFonts w:ascii="Courier New" w:eastAsia="宋体" w:hAnsi="Courier New" w:cs="Courier New" w:hint="eastAsia"/>
          <w:sz w:val="18"/>
          <w:szCs w:val="18"/>
        </w:rPr>
        <w:t>左子树有一个点或者左子树有</w:t>
      </w:r>
      <w:r>
        <w:rPr>
          <w:rFonts w:ascii="Courier New" w:eastAsia="宋体" w:hAnsi="Courier New" w:cs="Courier New" w:hint="eastAsia"/>
          <w:sz w:val="18"/>
          <w:szCs w:val="18"/>
        </w:rPr>
        <w:t>LCA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left_result: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left_result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 </w:t>
      </w:r>
      <w:r>
        <w:rPr>
          <w:rFonts w:ascii="Courier New" w:eastAsia="宋体" w:hAnsi="Courier New" w:cs="Courier New" w:hint="eastAsia"/>
          <w:sz w:val="18"/>
          <w:szCs w:val="18"/>
        </w:rPr>
        <w:t>右子树有一个点或者右子树有</w:t>
      </w:r>
      <w:r>
        <w:rPr>
          <w:rFonts w:ascii="Courier New" w:eastAsia="宋体" w:hAnsi="Courier New" w:cs="Courier New" w:hint="eastAsia"/>
          <w:sz w:val="18"/>
          <w:szCs w:val="18"/>
        </w:rPr>
        <w:t>LCA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right_result: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right_result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 </w:t>
      </w:r>
      <w:r>
        <w:rPr>
          <w:rFonts w:ascii="Courier New" w:eastAsia="宋体" w:hAnsi="Courier New" w:cs="Courier New" w:hint="eastAsia"/>
          <w:sz w:val="18"/>
          <w:szCs w:val="18"/>
        </w:rPr>
        <w:t>左右子树啥都没有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return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tree = TreeNode(4, TreeNode(3), TreeNode(7, TreeNode(5), TreeNode(6)))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result = solution.lowestCommonAncestor(tree, tree.left, tree.right.left)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{4,3,7,#,#,5,6},  LCA(3,5)")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result.val)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58" w:name="_Toc10452860"/>
      <w:bookmarkStart w:id="459" w:name="_Toc17299533"/>
      <w:bookmarkStart w:id="460" w:name="_Toc17300607"/>
      <w:bookmarkStart w:id="461" w:name="_Toc1730091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110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k数和</w:t>
      </w:r>
      <w:r w:rsidR="000F546A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0F546A"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58"/>
      <w:bookmarkEnd w:id="459"/>
      <w:bookmarkEnd w:id="460"/>
      <w:bookmarkEnd w:id="46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kSumII(self, A, k, target):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anslist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self.dfs(A, k, target, 0, [], anslist)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anslist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dfs(self, A, k, target, index, onelist, anslist):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target == 0 and k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anslist.append(onelist)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len(A) == index or target &lt; 0 or k &lt;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self.dfs(A, k, target, index + 1, onelist, anslist)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self.dfs(A, k - 1, target - A[index],  index + 1 , onelist + [A[index]], anslist)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[1,2,3,4]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k 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target = 5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anslist = solution.kSumII(A, k, target)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A = [1,2,3,4]   k = 2   target = 5")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anslist)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62" w:name="_Toc10452861"/>
      <w:bookmarkStart w:id="463" w:name="_Toc17299534"/>
      <w:bookmarkStart w:id="464" w:name="_Toc17300608"/>
      <w:bookmarkStart w:id="465" w:name="_Toc1730091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1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有序链表转换为二分查找树</w:t>
      </w:r>
      <w:r w:rsidR="000F546A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0F546A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0F546A"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62"/>
      <w:bookmarkEnd w:id="463"/>
      <w:bookmarkEnd w:id="464"/>
      <w:bookmarkEnd w:id="46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B5775F">
        <w:rPr>
          <w:rFonts w:ascii="Courier New" w:eastAsia="宋体" w:hAnsi="Courier New" w:cs="Courier New" w:hint="eastAsia"/>
          <w:sz w:val="18"/>
          <w:szCs w:val="18"/>
        </w:rPr>
        <w:t>定义链表节点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ListNode(object):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def __init__(self, val, next=None):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self.val = 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self.next = next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B5775F">
        <w:rPr>
          <w:rFonts w:ascii="Courier New" w:eastAsia="宋体" w:hAnsi="Courier New" w:cs="Courier New" w:hint="eastAsia"/>
          <w:sz w:val="18"/>
          <w:szCs w:val="18"/>
        </w:rPr>
        <w:t>定义树节点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TreeNode: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self.val = 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self.left, self.right = None,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B5775F">
        <w:rPr>
          <w:rFonts w:ascii="Courier New" w:eastAsia="宋体" w:hAnsi="Courier New" w:cs="Courier New" w:hint="eastAsia"/>
          <w:sz w:val="18"/>
          <w:szCs w:val="18"/>
        </w:rPr>
        <w:t>#</w:t>
      </w:r>
      <w:r w:rsidR="00B5775F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head: </w:t>
      </w:r>
      <w:r w:rsidR="005E6BF9">
        <w:rPr>
          <w:rFonts w:ascii="Courier New" w:eastAsia="宋体" w:hAnsi="Courier New" w:cs="Courier New" w:hint="eastAsia"/>
          <w:sz w:val="18"/>
          <w:szCs w:val="18"/>
        </w:rPr>
        <w:t>链表的第一个节点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B5775F">
        <w:rPr>
          <w:rFonts w:ascii="Courier New" w:eastAsia="宋体" w:hAnsi="Courier New" w:cs="Courier New" w:hint="eastAsia"/>
          <w:sz w:val="18"/>
          <w:szCs w:val="18"/>
        </w:rPr>
        <w:t>#</w:t>
      </w:r>
      <w:r w:rsidR="00B5775F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树节点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sortedListToBST(self, head):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num_list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head: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num_list.append(head.val)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head = head.next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self.create(num_list, 0, len(num_list) - 1)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create(self, nums, start, end):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start &gt; end: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start == end: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TreeNode(nums[start])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root = TreeNode(nums[(start + end) // 2])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root.left = self.create(nums, start, (start + end) // 2 - 1) #</w:t>
      </w:r>
      <w:r>
        <w:rPr>
          <w:rFonts w:ascii="Courier New" w:eastAsia="宋体" w:hAnsi="Courier New" w:cs="Courier New" w:hint="eastAsia"/>
          <w:sz w:val="18"/>
          <w:szCs w:val="18"/>
        </w:rPr>
        <w:t>注意是</w:t>
      </w:r>
      <w:r>
        <w:rPr>
          <w:rFonts w:ascii="Courier New" w:eastAsia="宋体" w:hAnsi="Courier New" w:cs="Courier New" w:hint="eastAsia"/>
          <w:sz w:val="18"/>
          <w:szCs w:val="18"/>
        </w:rPr>
        <w:t>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root.right = self.create(nums, (start + end) // 2 + 1, end)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listnode = ListNode(1, ListNode(2, ListNode(3)))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 = solution.sortedListToBST(listnode)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1=&gt;2=&gt;3")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"{", root.val, root.left.val, root.right.val, "}")</w:t>
      </w:r>
    </w:p>
    <w:p w:rsidR="002C1D9D" w:rsidRPr="00EF5873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66" w:name="_Toc10452862"/>
      <w:bookmarkStart w:id="467" w:name="_Toc17299535"/>
      <w:bookmarkStart w:id="468" w:name="_Toc17300609"/>
      <w:bookmarkStart w:id="469" w:name="_Toc1730091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12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最长连续序列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66"/>
      <w:bookmarkEnd w:id="467"/>
      <w:bookmarkEnd w:id="468"/>
      <w:bookmarkEnd w:id="46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042C68">
        <w:rPr>
          <w:rFonts w:ascii="Courier New" w:eastAsia="宋体" w:hAnsi="Courier New" w:cs="Courier New" w:hint="eastAsia"/>
          <w:sz w:val="18"/>
          <w:szCs w:val="18"/>
        </w:rPr>
        <w:t>#</w:t>
      </w:r>
      <w:r w:rsidR="00042C68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num</w:t>
      </w:r>
      <w:r w:rsidR="00042C68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042C68">
        <w:rPr>
          <w:rFonts w:ascii="Courier New" w:eastAsia="宋体" w:hAnsi="Courier New" w:cs="Courier New" w:hint="eastAsia"/>
          <w:sz w:val="18"/>
          <w:szCs w:val="18"/>
        </w:rPr>
        <w:t>#</w:t>
      </w:r>
      <w:r w:rsidR="00042C68">
        <w:rPr>
          <w:rFonts w:ascii="Courier New" w:eastAsia="宋体" w:hAnsi="Courier New" w:cs="Courier New" w:hint="eastAsia"/>
          <w:sz w:val="18"/>
          <w:szCs w:val="18"/>
        </w:rPr>
        <w:t>返回值：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longestConsecutive(self, num):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dict={}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x in num: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dict[x]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x in num: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x in dict: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len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del dict[x]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l = x - 1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 = x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while l in dict: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del dict[l]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l -= 1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len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while r in dict: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del dict[r]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r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len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if ans &lt; len: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ans = len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num = [100, 4, 200, 1, 3, 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solution.longestConsecutive(num)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num)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2C1D9D" w:rsidRPr="00EF5873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70" w:name="_Toc10452863"/>
      <w:bookmarkStart w:id="471" w:name="_Toc17299536"/>
      <w:bookmarkStart w:id="472" w:name="_Toc17300610"/>
      <w:bookmarkStart w:id="473" w:name="_Toc1730091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13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背包问题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EF5873"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70"/>
      <w:bookmarkEnd w:id="471"/>
      <w:bookmarkEnd w:id="472"/>
      <w:bookmarkEnd w:id="47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042C68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m: 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  <w:r>
        <w:rPr>
          <w:rFonts w:ascii="Courier New" w:eastAsia="宋体" w:hAnsi="Courier New" w:cs="Courier New" w:hint="eastAsia"/>
          <w:sz w:val="18"/>
          <w:szCs w:val="18"/>
        </w:rPr>
        <w:t>m</w:t>
      </w:r>
      <w:r w:rsidR="00970EE9">
        <w:rPr>
          <w:rFonts w:ascii="Courier New" w:eastAsia="宋体" w:hAnsi="Courier New" w:cs="Courier New" w:hint="eastAsia"/>
          <w:sz w:val="18"/>
          <w:szCs w:val="18"/>
        </w:rPr>
        <w:t>表示背包的大小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042C68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 &amp; V: </w:t>
      </w:r>
      <w:r>
        <w:rPr>
          <w:rFonts w:ascii="Courier New" w:eastAsia="宋体" w:hAnsi="Courier New" w:cs="Courier New" w:hint="eastAsia"/>
          <w:sz w:val="18"/>
          <w:szCs w:val="18"/>
        </w:rPr>
        <w:t>给定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个大小为</w:t>
      </w:r>
      <w:r>
        <w:rPr>
          <w:rFonts w:ascii="Courier New" w:eastAsia="宋体" w:hAnsi="Courier New" w:cs="Courier New" w:hint="eastAsia"/>
          <w:sz w:val="18"/>
          <w:szCs w:val="18"/>
        </w:rPr>
        <w:t>A[i]</w:t>
      </w:r>
      <w:r>
        <w:rPr>
          <w:rFonts w:ascii="Courier New" w:eastAsia="宋体" w:hAnsi="Courier New" w:cs="Courier New" w:hint="eastAsia"/>
          <w:sz w:val="18"/>
          <w:szCs w:val="18"/>
        </w:rPr>
        <w:t>和值</w:t>
      </w:r>
      <w:r>
        <w:rPr>
          <w:rFonts w:ascii="Courier New" w:eastAsia="宋体" w:hAnsi="Courier New" w:cs="Courier New" w:hint="eastAsia"/>
          <w:sz w:val="18"/>
          <w:szCs w:val="18"/>
        </w:rPr>
        <w:t>V[</w:t>
      </w:r>
      <w:r w:rsidR="00042C68">
        <w:rPr>
          <w:rFonts w:ascii="Courier New" w:eastAsia="宋体" w:hAnsi="Courier New" w:cs="Courier New" w:hint="eastAsia"/>
          <w:sz w:val="18"/>
          <w:szCs w:val="18"/>
        </w:rPr>
        <w:t>i</w:t>
      </w:r>
      <w:r>
        <w:rPr>
          <w:rFonts w:ascii="Courier New" w:eastAsia="宋体" w:hAnsi="Courier New" w:cs="Courier New" w:hint="eastAsia"/>
          <w:sz w:val="18"/>
          <w:szCs w:val="18"/>
        </w:rPr>
        <w:t>]</w:t>
      </w:r>
      <w:r>
        <w:rPr>
          <w:rFonts w:ascii="Courier New" w:eastAsia="宋体" w:hAnsi="Courier New" w:cs="Courier New" w:hint="eastAsia"/>
          <w:sz w:val="18"/>
          <w:szCs w:val="18"/>
        </w:rPr>
        <w:t>的物品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backPackII(self, m, A, V):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 = [0 for i in range(m+1)]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 = len(A)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for j in range(m, A[i]-1,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f[j] = max(f[j] , f[j-A[i]] + V[i])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f[m]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m = 100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[77,22,29,50,99]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V = [92,22,87,46,90]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result = solution.backPackII(m, A, V)</w:t>
      </w:r>
    </w:p>
    <w:p w:rsidR="001261EE" w:rsidRPr="001261EE" w:rsidRDefault="001261EE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1261EE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1261EE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1261EE">
        <w:rPr>
          <w:rFonts w:ascii="Courier New" w:eastAsia="宋体" w:hAnsi="Courier New" w:cs="Courier New" w:hint="eastAsia"/>
          <w:sz w:val="18"/>
          <w:szCs w:val="18"/>
        </w:rPr>
        <w:t>\n","m = ",m, "\n A = ", A, "\n V = ",V)</w:t>
      </w:r>
    </w:p>
    <w:p w:rsidR="001261EE" w:rsidRDefault="001261EE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1261EE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1261EE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1261EE">
        <w:rPr>
          <w:rFonts w:ascii="Courier New" w:eastAsia="宋体" w:hAnsi="Courier New" w:cs="Courier New" w:hint="eastAsia"/>
          <w:sz w:val="18"/>
          <w:szCs w:val="18"/>
        </w:rPr>
        <w:t>", result)</w:t>
      </w:r>
    </w:p>
    <w:p w:rsidR="002C1D9D" w:rsidRPr="00EF5873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74" w:name="_Toc10452864"/>
      <w:bookmarkStart w:id="475" w:name="_Toc17299537"/>
      <w:bookmarkStart w:id="476" w:name="_Toc17300611"/>
      <w:bookmarkStart w:id="477" w:name="_Toc1730091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14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拓扑排序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74"/>
      <w:bookmarkEnd w:id="475"/>
      <w:bookmarkEnd w:id="476"/>
      <w:bookmarkEnd w:id="47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212D96">
        <w:rPr>
          <w:rFonts w:ascii="Courier New" w:eastAsia="宋体" w:hAnsi="Courier New" w:cs="Courier New" w:hint="eastAsia"/>
          <w:sz w:val="18"/>
          <w:szCs w:val="18"/>
        </w:rPr>
        <w:t>定义有向图节点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DirectedGraphNode: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self.label = 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self.neighbors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212D96">
        <w:rPr>
          <w:rFonts w:ascii="Courier New" w:eastAsia="宋体" w:hAnsi="Courier New" w:cs="Courier New" w:hint="eastAsia"/>
          <w:sz w:val="18"/>
          <w:szCs w:val="18"/>
        </w:rPr>
        <w:t>#</w:t>
      </w:r>
      <w:r w:rsidR="00212D96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graph: </w:t>
      </w:r>
      <w:r>
        <w:rPr>
          <w:rFonts w:ascii="Courier New" w:eastAsia="宋体" w:hAnsi="Courier New" w:cs="Courier New" w:hint="eastAsia"/>
          <w:sz w:val="18"/>
          <w:szCs w:val="18"/>
        </w:rPr>
        <w:t>有向图节点列表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212D96">
        <w:rPr>
          <w:rFonts w:ascii="Courier New" w:eastAsia="宋体" w:hAnsi="Courier New" w:cs="Courier New" w:hint="eastAsia"/>
          <w:sz w:val="18"/>
          <w:szCs w:val="18"/>
        </w:rPr>
        <w:t>#</w:t>
      </w:r>
      <w:r w:rsidR="00212D96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topSort(self, graph):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indegree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x in graph: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indegree[x]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graph: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for j in i.neighbors: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indegree[j]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ans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graph: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indegree[i]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self.dfs(i, indegree, ans)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dfs(self, i, indegree, ans):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ans.append(i.label)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indegree[i]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j in i.neighbors: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indegree[j]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indegree[j]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self.dfs(j, indegree, ans)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g0 = DirectedGraphNode(0)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g1 = DirectedGraphNode(1)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g2 = DirectedGraphNode(2)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g3 = DirectedGraphNode(3)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g4 = DirectedGraphNode(4)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g5 = DirectedGraphNode(5)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g0.neighbors = [g1, g2, g3]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g1.neighbors = [g4]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g2.neighbors = [g4, g5]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g3.neighbors = [g4, g5]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graph = [g0, g1, g2, g3, g4, g5]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result = solution.topSort(graph)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输入：如样例图</w:t>
      </w:r>
      <w:r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",result)</w:t>
      </w:r>
    </w:p>
    <w:p w:rsidR="002C1D9D" w:rsidRPr="00EF5873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78" w:name="_Toc10452865"/>
      <w:bookmarkStart w:id="479" w:name="_Toc17299538"/>
      <w:bookmarkStart w:id="480" w:name="_Toc17300612"/>
      <w:bookmarkStart w:id="481" w:name="_Toc1730092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15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克隆图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78"/>
      <w:bookmarkEnd w:id="479"/>
      <w:bookmarkEnd w:id="480"/>
      <w:bookmarkEnd w:id="48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2D241C">
        <w:rPr>
          <w:rFonts w:ascii="Courier New" w:eastAsia="宋体" w:hAnsi="Courier New" w:cs="Courier New" w:hint="eastAsia"/>
          <w:sz w:val="18"/>
          <w:szCs w:val="18"/>
        </w:rPr>
        <w:t>定义无向图节点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UndirectedGraphNode: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self.label = 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self.neighbors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self.dict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2D241C">
        <w:rPr>
          <w:rFonts w:ascii="Courier New" w:eastAsia="宋体" w:hAnsi="Courier New" w:cs="Courier New" w:hint="eastAsia"/>
          <w:sz w:val="18"/>
          <w:szCs w:val="18"/>
        </w:rPr>
        <w:t>#</w:t>
      </w:r>
      <w:r w:rsidR="002D241C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node: </w:t>
      </w:r>
      <w:r>
        <w:rPr>
          <w:rFonts w:ascii="Courier New" w:eastAsia="宋体" w:hAnsi="Courier New" w:cs="Courier New" w:hint="eastAsia"/>
          <w:sz w:val="18"/>
          <w:szCs w:val="18"/>
        </w:rPr>
        <w:t>无向图节点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2D241C">
        <w:rPr>
          <w:rFonts w:ascii="Courier New" w:eastAsia="宋体" w:hAnsi="Courier New" w:cs="Courier New" w:hint="eastAsia"/>
          <w:sz w:val="18"/>
          <w:szCs w:val="18"/>
        </w:rPr>
        <w:t>#</w:t>
      </w:r>
      <w:r w:rsidR="002D241C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无向图节点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cloneGraph(self, node):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node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node.label in self.dict: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self.dict[node.label]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root = UndirectedGraphNode(node.label)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self.dict[node.label] =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item in node.neighbors: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root.neighbors.append(self.cloneGraph(item))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g0 = UndirectedGraphNode(0)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g1 = UndirectedGraphNode(1)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g2 = UndirectedGraphNode(2)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g0.neighbors = [g1, g2]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g1.neighbors = [g2]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g2.neighbors = [g2]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solution.cloneGraph(g0)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[ans.label, ans.neighbors[0].label, ans.neighbors[1].label,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ans.neighbors[0].neighbors[0].label, ans.neighbors[1].neighbors[0].label]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{0,1,2#1,2#2,2}")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2C1D9D" w:rsidRPr="00EF5873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82" w:name="_Toc10452866"/>
      <w:bookmarkStart w:id="483" w:name="_Toc17299539"/>
      <w:bookmarkStart w:id="484" w:name="_Toc17300613"/>
      <w:bookmarkStart w:id="485" w:name="_Toc1730092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16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不同的二叉查找树</w:t>
      </w:r>
      <w:r w:rsidR="00EF5873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F5873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EF5873" w:rsidRPr="000F546A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82"/>
      <w:bookmarkEnd w:id="483"/>
      <w:bookmarkEnd w:id="484"/>
      <w:bookmarkEnd w:id="48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3E3678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n: 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3E3678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numTrees(self,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dp = [1, 1, 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 &lt;= 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dp[n]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dp += [0 for i in range(n-2)]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for i in range(3, n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for j in range(1, i+1):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dp[i] += dp[j-1] * dp[i-j]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dp[n]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 = 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solution.numTrees(n)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86" w:name="_Toc10452867"/>
      <w:bookmarkStart w:id="487" w:name="_Toc17299540"/>
      <w:bookmarkStart w:id="488" w:name="_Toc17300614"/>
      <w:bookmarkStart w:id="489" w:name="_Toc1730092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17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汉诺塔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86"/>
      <w:bookmarkEnd w:id="487"/>
      <w:bookmarkEnd w:id="488"/>
      <w:bookmarkEnd w:id="48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move(self, n, a, b, c, ans):   #n</w:t>
      </w:r>
      <w:r>
        <w:rPr>
          <w:rFonts w:ascii="Courier New" w:eastAsia="宋体" w:hAnsi="Courier New" w:cs="Courier New" w:hint="eastAsia"/>
          <w:sz w:val="18"/>
          <w:szCs w:val="18"/>
        </w:rPr>
        <w:t>为圆盘数，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代表初始位圆柱，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代表过渡位圆柱，</w:t>
      </w:r>
      <w:r>
        <w:rPr>
          <w:rFonts w:ascii="Courier New" w:eastAsia="宋体" w:hAnsi="Courier New" w:cs="Courier New" w:hint="eastAsia"/>
          <w:sz w:val="18"/>
          <w:szCs w:val="18"/>
        </w:rPr>
        <w:t>c</w:t>
      </w:r>
      <w:r>
        <w:rPr>
          <w:rFonts w:ascii="Courier New" w:eastAsia="宋体" w:hAnsi="Courier New" w:cs="Courier New" w:hint="eastAsia"/>
          <w:sz w:val="18"/>
          <w:szCs w:val="18"/>
        </w:rPr>
        <w:t>代表目标位圆柱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n==1: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ans.append("from "+a+" to "+c)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self.move(n-1,a,c,b,ans)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ans.append("from "+a+" to "+c)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self.move(n-1,b,a,c,ans)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res = solution.move(3, 'A', 'B', 'C', ans)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3, 'A', 'B', 'C'")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res)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90" w:name="_Toc10452868"/>
      <w:bookmarkStart w:id="491" w:name="_Toc17299541"/>
      <w:bookmarkStart w:id="492" w:name="_Toc17300615"/>
      <w:bookmarkStart w:id="493" w:name="_Toc1730092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18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图中两个点之间的路线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90"/>
      <w:bookmarkEnd w:id="491"/>
      <w:bookmarkEnd w:id="492"/>
      <w:bookmarkEnd w:id="49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F2443A">
        <w:rPr>
          <w:rFonts w:ascii="Courier New" w:eastAsia="宋体" w:hAnsi="Courier New" w:cs="Courier New" w:hint="eastAsia"/>
          <w:sz w:val="18"/>
          <w:szCs w:val="18"/>
        </w:rPr>
        <w:t>定义有向图节点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DirectedGraphNode: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self.label = 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self.neighbors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dfs(self, i, countrd, graph, 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countrd[i] ==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i == 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countrd[i]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j in i.neighbors: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countrd[j] == 0 and self.dfs(j, countrd, graph, 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F2443A">
        <w:rPr>
          <w:rFonts w:ascii="Courier New" w:eastAsia="宋体" w:hAnsi="Courier New" w:cs="Courier New" w:hint="eastAsia"/>
          <w:sz w:val="18"/>
          <w:szCs w:val="18"/>
        </w:rPr>
        <w:t>#</w:t>
      </w:r>
      <w:r w:rsidR="00F2443A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graph: </w:t>
      </w:r>
      <w:r>
        <w:rPr>
          <w:rFonts w:ascii="Courier New" w:eastAsia="宋体" w:hAnsi="Courier New" w:cs="Courier New" w:hint="eastAsia"/>
          <w:sz w:val="18"/>
          <w:szCs w:val="18"/>
        </w:rPr>
        <w:t>有向图节点列表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F2443A">
        <w:rPr>
          <w:rFonts w:ascii="Courier New" w:eastAsia="宋体" w:hAnsi="Courier New" w:cs="Courier New" w:hint="eastAsia"/>
          <w:sz w:val="18"/>
          <w:szCs w:val="18"/>
        </w:rPr>
        <w:t>#</w:t>
      </w:r>
      <w:r w:rsidR="00F2443A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s: </w:t>
      </w:r>
      <w:r>
        <w:rPr>
          <w:rFonts w:ascii="Courier New" w:eastAsia="宋体" w:hAnsi="Courier New" w:cs="Courier New" w:hint="eastAsia"/>
          <w:sz w:val="18"/>
          <w:szCs w:val="18"/>
        </w:rPr>
        <w:t>起始有向图节点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F2443A">
        <w:rPr>
          <w:rFonts w:ascii="Courier New" w:eastAsia="宋体" w:hAnsi="Courier New" w:cs="Courier New" w:hint="eastAsia"/>
          <w:sz w:val="18"/>
          <w:szCs w:val="18"/>
        </w:rPr>
        <w:t>#</w:t>
      </w:r>
      <w:r w:rsidR="00F2443A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t: </w:t>
      </w:r>
      <w:r>
        <w:rPr>
          <w:rFonts w:ascii="Courier New" w:eastAsia="宋体" w:hAnsi="Courier New" w:cs="Courier New" w:hint="eastAsia"/>
          <w:sz w:val="18"/>
          <w:szCs w:val="18"/>
        </w:rPr>
        <w:t>终端有向图节点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F2443A">
        <w:rPr>
          <w:rFonts w:ascii="Courier New" w:eastAsia="宋体" w:hAnsi="Courier New" w:cs="Courier New" w:hint="eastAsia"/>
          <w:sz w:val="18"/>
          <w:szCs w:val="18"/>
        </w:rPr>
        <w:t>#</w:t>
      </w:r>
      <w:r w:rsidR="00F2443A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布尔值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hasRoute(self, graph, s, 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countrd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x in graph: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countrd[x]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self.dfs(s, countrd, graph, 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gA = DirectedGraphNode('A')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gB = DirectedGraphNode('B')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gC = DirectedGraphNode('C')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gD = DirectedGraphNode('D')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gE = DirectedGraphNode('E')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gA.neighbors = [gB, gD]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gB.neighbors = [gC, gD]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gD.neighbors = [gE]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graph = [gA, gB, gC, gD, gE]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solution.hasRoute(graph, gB, gE)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{A,B,C,D,E,A#B,A#D,B#C,B#D,D#E},  B,  E")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94" w:name="_Toc10452869"/>
      <w:bookmarkStart w:id="495" w:name="_Toc17299542"/>
      <w:bookmarkStart w:id="496" w:name="_Toc17300616"/>
      <w:bookmarkStart w:id="497" w:name="_Toc1730092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1</w:t>
      </w:r>
      <w:r>
        <w:rPr>
          <w:rFonts w:ascii="黑体" w:eastAsia="黑体" w:hAnsi="宋体" w:cs="Times New Roman" w:hint="eastAsia"/>
          <w:bCs/>
          <w:sz w:val="28"/>
          <w:szCs w:val="28"/>
        </w:rPr>
        <w:t>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丢失的第一个正整数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94"/>
      <w:bookmarkEnd w:id="495"/>
      <w:bookmarkEnd w:id="496"/>
      <w:bookmarkEnd w:id="49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9C291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 w:rsidR="009C2914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9C2914">
        <w:rPr>
          <w:rFonts w:ascii="Courier New" w:eastAsia="宋体" w:hAnsi="Courier New" w:cs="Courier New" w:hint="eastAsia"/>
          <w:sz w:val="18"/>
          <w:szCs w:val="18"/>
        </w:rPr>
        <w:t>返回值：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firstMissingPositive(self, A):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 = len(A)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 == 0: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i &lt; n:</w:t>
      </w:r>
    </w:p>
    <w:p w:rsidR="002C1D9D" w:rsidRDefault="00A2003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while A[i]!=i</w:t>
      </w:r>
      <w:r w:rsidR="004805A6">
        <w:rPr>
          <w:rFonts w:ascii="Courier New" w:eastAsia="宋体" w:hAnsi="Courier New" w:cs="Courier New" w:hint="eastAsia"/>
          <w:sz w:val="18"/>
          <w:szCs w:val="18"/>
        </w:rPr>
        <w:t xml:space="preserve">+ 1 and A[i] &lt;= n and A[i] &gt; 0 and A[i] != A[A[i] - 1]: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t = A[i]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A[i] = A[A[i] - 1]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A[t - 1] = 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 = i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A[i] != i + 1: return i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n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[3,4,-1,1]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solution.firstMissingPositive(A)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498" w:name="_Toc10452870"/>
      <w:bookmarkStart w:id="499" w:name="_Toc17299543"/>
      <w:bookmarkStart w:id="500" w:name="_Toc17300617"/>
      <w:bookmarkStart w:id="501" w:name="_Toc17300925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20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寻找缺失的数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498"/>
      <w:bookmarkEnd w:id="499"/>
      <w:bookmarkEnd w:id="500"/>
      <w:bookmarkEnd w:id="50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findMissing(self,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not nums: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sum = 0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_ in nums: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sum += _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int((len(nums) * (len(nums) + 1) / 2)) - sum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nums = [0,1,3]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solution.findMissing(nums)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nums)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02" w:name="_Toc10452871"/>
      <w:bookmarkStart w:id="503" w:name="_Toc17299544"/>
      <w:bookmarkStart w:id="504" w:name="_Toc17300618"/>
      <w:bookmarkStart w:id="505" w:name="_Toc1730092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21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排列序号</w:t>
      </w:r>
      <w:r w:rsidR="00A20036">
        <w:rPr>
          <w:rFonts w:ascii="黑体" w:eastAsia="黑体" w:hAnsi="宋体" w:cs="Times New Roman" w:hint="eastAsia"/>
          <w:bCs/>
          <w:sz w:val="28"/>
          <w:szCs w:val="28"/>
        </w:rPr>
        <w:t>I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02"/>
      <w:bookmarkEnd w:id="503"/>
      <w:bookmarkEnd w:id="504"/>
      <w:bookmarkEnd w:id="50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9C291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A: </w:t>
      </w:r>
      <w:r>
        <w:rPr>
          <w:rFonts w:ascii="Courier New" w:eastAsia="宋体" w:hAnsi="Courier New" w:cs="Courier New" w:hint="eastAsia"/>
          <w:sz w:val="18"/>
          <w:szCs w:val="18"/>
        </w:rPr>
        <w:t>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9C2914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>:</w:t>
      </w:r>
      <w:r w:rsidR="009C2914">
        <w:rPr>
          <w:rFonts w:ascii="Courier New" w:eastAsia="宋体" w:hAnsi="Courier New" w:cs="Courier New" w:hint="eastAsia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>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permutationIndex(self, A):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result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factor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range(len(A)-1, -1,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rank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for j in range(i+1, len(A)):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if A[i] &gt; A[j]: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rank +=1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result += factor*rank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factor *= len(A)-i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[3,2,1]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solution.permutationIndex(A)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06" w:name="_Toc10452872"/>
      <w:bookmarkStart w:id="507" w:name="_Toc17299545"/>
      <w:bookmarkStart w:id="508" w:name="_Toc17300619"/>
      <w:bookmarkStart w:id="509" w:name="_Toc1730092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032DCF">
        <w:rPr>
          <w:rFonts w:ascii="黑体" w:eastAsia="黑体" w:hAnsi="宋体" w:cs="Times New Roman"/>
          <w:bCs/>
          <w:sz w:val="28"/>
          <w:szCs w:val="28"/>
        </w:rPr>
        <w:t>22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排列序号II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06"/>
      <w:bookmarkEnd w:id="507"/>
      <w:bookmarkEnd w:id="508"/>
      <w:bookmarkEnd w:id="50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7E0185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A: </w:t>
      </w:r>
      <w:r>
        <w:rPr>
          <w:rFonts w:ascii="Courier New" w:eastAsia="宋体" w:hAnsi="Courier New" w:cs="Courier New" w:hint="eastAsia"/>
          <w:sz w:val="18"/>
          <w:szCs w:val="18"/>
        </w:rPr>
        <w:t>整数数组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7E0185"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 </w:t>
      </w:r>
      <w:r>
        <w:rPr>
          <w:rFonts w:ascii="Courier New" w:eastAsia="宋体" w:hAnsi="Courier New" w:cs="Courier New" w:hint="eastAsia"/>
          <w:sz w:val="18"/>
          <w:szCs w:val="18"/>
        </w:rPr>
        <w:t>长整数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permutationIndexII(self, A):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A is None or len(A)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index, factor, multi_fact = 1, 1,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counter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range(len(A) - 1, -1,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counter[A[i]] = counter.get(A[i], 0)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multi_fact *= counter[A[i]]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count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for j in range(i + 1, len(A)):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if A[i] &gt; A[j]: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count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index += count * factor // multi_fact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factor *= (len(A) - 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index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 = [1,4,2,2]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ans = solution.permutationIndexII(A)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输出：</w:t>
      </w:r>
      <w:r>
        <w:rPr>
          <w:rFonts w:ascii="Courier New" w:eastAsia="宋体" w:hAnsi="Courier New" w:cs="Courier New" w:hint="eastAsia"/>
          <w:sz w:val="18"/>
          <w:szCs w:val="18"/>
        </w:rPr>
        <w:t>", ans)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10" w:name="_Toc10452873"/>
      <w:bookmarkStart w:id="511" w:name="_Toc17299546"/>
      <w:bookmarkStart w:id="512" w:name="_Toc17300620"/>
      <w:bookmarkStart w:id="513" w:name="_Toc1730092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123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最多有k个不同字符的最长子字符串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10"/>
      <w:bookmarkEnd w:id="511"/>
      <w:bookmarkEnd w:id="512"/>
      <w:bookmarkEnd w:id="51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是一个字符串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>res</w:t>
      </w:r>
      <w:r>
        <w:rPr>
          <w:rFonts w:ascii="Courier New" w:eastAsia="宋体" w:hAnsi="Courier New" w:cs="Courier New" w:hint="eastAsia"/>
          <w:sz w:val="18"/>
          <w:szCs w:val="18"/>
        </w:rPr>
        <w:t>是最长字符串的长度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lengthOfLongestSubstring(self, 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 is None or len(s)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return res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tmp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start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s[i] in d and d[s[i]] &gt;= start: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start = d[s[i]]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tmp = i - start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d[s[i]] = i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 = max(res, tmp)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generator = '</w:t>
      </w:r>
      <w:r>
        <w:rPr>
          <w:rFonts w:ascii="Courier New" w:eastAsia="宋体" w:hAnsi="Courier New" w:cs="Courier New" w:hint="eastAsia"/>
          <w:sz w:val="18"/>
          <w:szCs w:val="18"/>
        </w:rPr>
        <w:t>eceba</w:t>
      </w:r>
      <w:r>
        <w:rPr>
          <w:rFonts w:ascii="Courier New" w:eastAsia="宋体" w:hAnsi="Courier New" w:cs="Courier New"/>
          <w:sz w:val="18"/>
          <w:szCs w:val="18"/>
        </w:rPr>
        <w:t>'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 w:rsidR="00B6646F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generator)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 w:rsidR="00B6646F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solution.</w:t>
      </w:r>
      <w:r>
        <w:rPr>
          <w:rFonts w:ascii="Courier New" w:eastAsia="宋体" w:hAnsi="Courier New" w:cs="Courier New"/>
          <w:sz w:val="18"/>
          <w:szCs w:val="18"/>
        </w:rPr>
        <w:t xml:space="preserve"> lengthOfLongestSubstring</w:t>
      </w:r>
      <w:r>
        <w:rPr>
          <w:rFonts w:ascii="Courier New" w:eastAsia="宋体" w:hAnsi="Courier New" w:cs="Courier New" w:hint="eastAsia"/>
          <w:sz w:val="18"/>
          <w:szCs w:val="18"/>
        </w:rPr>
        <w:t>(generator))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14" w:name="_Toc10452874"/>
      <w:bookmarkStart w:id="515" w:name="_Toc17299547"/>
      <w:bookmarkStart w:id="516" w:name="_Toc17300621"/>
      <w:bookmarkStart w:id="517" w:name="_Toc1730092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124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第k个排列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14"/>
      <w:bookmarkEnd w:id="515"/>
      <w:bookmarkEnd w:id="516"/>
      <w:bookmarkEnd w:id="51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是指</w:t>
      </w:r>
      <w:r>
        <w:rPr>
          <w:rFonts w:ascii="Courier New" w:eastAsia="宋体" w:hAnsi="Courier New" w:cs="Courier New" w:hint="eastAsia"/>
          <w:sz w:val="18"/>
          <w:szCs w:val="18"/>
        </w:rPr>
        <w:t>1</w:t>
      </w:r>
      <w:r w:rsidR="002F6CC6">
        <w:rPr>
          <w:rFonts w:ascii="Courier New" w:eastAsia="宋体" w:hAnsi="Courier New" w:cs="Courier New" w:hint="eastAsia"/>
          <w:sz w:val="18"/>
          <w:szCs w:val="18"/>
        </w:rPr>
        <w:t>~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是指所有全排列中的第几个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返回值是第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个全排列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getPermutation(self, n,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fac = [1]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fac.append(fac[-1] * 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elegible = list(range(1, n + 1))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per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digit = (k - 1) // fac[n - i - 1]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per.append(elegible[digit])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elegible.remove(elegible[digit])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k = (k - 1) % fac[n - i - 1]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"".join([str(x) for x in per])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k=4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n=3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 w:rsidR="00B6646F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</w:t>
      </w:r>
      <w:r>
        <w:rPr>
          <w:rFonts w:ascii="Courier New" w:eastAsia="宋体" w:hAnsi="Courier New" w:cs="Courier New"/>
          <w:sz w:val="18"/>
          <w:szCs w:val="18"/>
        </w:rPr>
        <w:t>"n=",n,"k=",k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 w:rsidR="00B6646F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solution.getPermutation(n,k))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18" w:name="_Toc10452875"/>
      <w:bookmarkStart w:id="519" w:name="_Toc17299548"/>
      <w:bookmarkStart w:id="520" w:name="_Toc17300622"/>
      <w:bookmarkStart w:id="521" w:name="_Toc1730093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125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数飞机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18"/>
      <w:bookmarkEnd w:id="519"/>
      <w:bookmarkEnd w:id="520"/>
      <w:bookmarkEnd w:id="52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start</w:t>
      </w:r>
      <w:r>
        <w:rPr>
          <w:rFonts w:ascii="Courier New" w:eastAsia="宋体" w:hAnsi="Courier New" w:cs="Courier New" w:hint="eastAsia"/>
          <w:sz w:val="18"/>
          <w:szCs w:val="18"/>
        </w:rPr>
        <w:t>是开始时间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end</w:t>
      </w:r>
      <w:r>
        <w:rPr>
          <w:rFonts w:ascii="Courier New" w:eastAsia="宋体" w:hAnsi="Courier New" w:cs="Courier New" w:hint="eastAsia"/>
          <w:sz w:val="18"/>
          <w:szCs w:val="18"/>
        </w:rPr>
        <w:t>是结束时间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Interval(object):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start, end):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self.start = start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self.end = end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airplanes</w:t>
      </w:r>
      <w:r>
        <w:rPr>
          <w:rFonts w:ascii="Courier New" w:eastAsia="宋体" w:hAnsi="Courier New" w:cs="Courier New" w:hint="eastAsia"/>
          <w:sz w:val="18"/>
          <w:szCs w:val="18"/>
        </w:rPr>
        <w:t>是一个由时间间隔对象组成的数组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/>
          <w:sz w:val="18"/>
          <w:szCs w:val="18"/>
        </w:rPr>
        <w:t>max_number_of_airplane</w:t>
      </w:r>
      <w:r>
        <w:rPr>
          <w:rFonts w:ascii="Courier New" w:eastAsia="宋体" w:hAnsi="Courier New" w:cs="Courier New" w:hint="eastAsia"/>
          <w:sz w:val="18"/>
          <w:szCs w:val="18"/>
        </w:rPr>
        <w:t>是飞机的最大数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countOfAirplanes(self, airplanes):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points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airplane in airplanes: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points.append([airplane.start, 1])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points.append([airplane.end, -1])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number_of_airplane, max_number_of_airplane = 0,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_, count_delta in sorted(points):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number_of_airplane += count_delta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max_number_of_airplane = max(max_number_of_airplane,</w:t>
      </w:r>
    </w:p>
    <w:p w:rsidR="002C1D9D" w:rsidRDefault="004805A6" w:rsidP="008F25D0">
      <w:pPr>
        <w:ind w:left="3780" w:firstLine="42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number_of_airplane)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max_number_of_airplane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generator=[Interval(1,10),Interval(5,8),Interval(2,3),Interval(4,7)]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B6646F" w:rsidRPr="00B6646F" w:rsidRDefault="00B6646F" w:rsidP="008F25D0">
      <w:pPr>
        <w:rPr>
          <w:rFonts w:ascii="Courier New" w:eastAsia="宋体" w:hAnsi="Courier New" w:cs="Courier New"/>
          <w:sz w:val="18"/>
          <w:szCs w:val="18"/>
        </w:rPr>
      </w:pPr>
      <w:r w:rsidRPr="00B6646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6646F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B6646F">
        <w:rPr>
          <w:rFonts w:ascii="Courier New" w:eastAsia="宋体" w:hAnsi="Courier New" w:cs="Courier New" w:hint="eastAsia"/>
          <w:sz w:val="18"/>
          <w:szCs w:val="18"/>
        </w:rPr>
        <w:t>",[(1, 10), (2, 3), (5, 8), (4, 7)] )</w:t>
      </w:r>
    </w:p>
    <w:p w:rsidR="002C1D9D" w:rsidRDefault="00B6646F" w:rsidP="008F25D0">
      <w:pPr>
        <w:rPr>
          <w:rFonts w:ascii="Courier New" w:eastAsia="宋体" w:hAnsi="Courier New" w:cs="Courier New"/>
          <w:sz w:val="18"/>
          <w:szCs w:val="18"/>
        </w:rPr>
      </w:pPr>
      <w:r w:rsidRPr="00B6646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6646F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B6646F">
        <w:rPr>
          <w:rFonts w:ascii="Courier New" w:eastAsia="宋体" w:hAnsi="Courier New" w:cs="Courier New" w:hint="eastAsia"/>
          <w:sz w:val="18"/>
          <w:szCs w:val="18"/>
        </w:rPr>
        <w:t>", solution.countOfAirplanes(generator))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22" w:name="_Toc10452876"/>
      <w:bookmarkStart w:id="523" w:name="_Toc17299549"/>
      <w:bookmarkStart w:id="524" w:name="_Toc17300623"/>
      <w:bookmarkStart w:id="525" w:name="_Toc1730093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126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格雷编码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22"/>
      <w:bookmarkEnd w:id="523"/>
      <w:bookmarkEnd w:id="524"/>
      <w:bookmarkEnd w:id="52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是一个整型数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/>
          <w:sz w:val="18"/>
          <w:szCs w:val="18"/>
        </w:rPr>
        <w:t>seq</w:t>
      </w:r>
      <w:r>
        <w:rPr>
          <w:rFonts w:ascii="Courier New" w:eastAsia="宋体" w:hAnsi="Courier New" w:cs="Courier New" w:hint="eastAsia"/>
          <w:sz w:val="18"/>
          <w:szCs w:val="18"/>
        </w:rPr>
        <w:t>是所对应的格雷编码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</w:t>
      </w:r>
      <w:r>
        <w:rPr>
          <w:rFonts w:ascii="Courier New" w:eastAsia="宋体" w:hAnsi="Courier New" w:cs="Courier New" w:hint="eastAsia"/>
          <w:sz w:val="18"/>
          <w:szCs w:val="18"/>
        </w:rPr>
        <w:t>：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grayCode(self,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result = self.grayCode(n - 1)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seq = list(result)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reversed(result):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seq.append((1 &lt;&lt; (n - 1)) | 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seq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generator=2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 w:rsidR="00B6646F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</w:t>
      </w:r>
      <w:r>
        <w:rPr>
          <w:rFonts w:ascii="Courier New" w:eastAsia="宋体" w:hAnsi="Courier New" w:cs="Courier New"/>
          <w:sz w:val="18"/>
          <w:szCs w:val="18"/>
        </w:rPr>
        <w:t>generator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 w:rsidR="00B6646F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solution.</w:t>
      </w:r>
      <w:r>
        <w:rPr>
          <w:rFonts w:ascii="Courier New" w:eastAsia="宋体" w:hAnsi="Courier New" w:cs="Courier New"/>
          <w:sz w:val="18"/>
          <w:szCs w:val="18"/>
        </w:rPr>
        <w:t xml:space="preserve"> grayCode</w:t>
      </w:r>
      <w:r>
        <w:rPr>
          <w:rFonts w:ascii="Courier New" w:eastAsia="宋体" w:hAnsi="Courier New" w:cs="Courier New" w:hint="eastAsia"/>
          <w:sz w:val="18"/>
          <w:szCs w:val="18"/>
        </w:rPr>
        <w:t>(</w:t>
      </w:r>
      <w:r>
        <w:rPr>
          <w:rFonts w:ascii="Courier New" w:eastAsia="宋体" w:hAnsi="Courier New" w:cs="Courier New"/>
          <w:sz w:val="18"/>
          <w:szCs w:val="18"/>
        </w:rPr>
        <w:t>generator</w:t>
      </w:r>
      <w:r>
        <w:rPr>
          <w:rFonts w:ascii="Courier New" w:eastAsia="宋体" w:hAnsi="Courier New" w:cs="Courier New" w:hint="eastAsia"/>
          <w:sz w:val="18"/>
          <w:szCs w:val="18"/>
        </w:rPr>
        <w:t>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26" w:name="_Toc10452877"/>
      <w:bookmarkStart w:id="527" w:name="_Toc17299550"/>
      <w:bookmarkStart w:id="528" w:name="_Toc17300624"/>
      <w:bookmarkStart w:id="529" w:name="_Toc1730093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127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迷你</w:t>
      </w:r>
      <w:r>
        <w:rPr>
          <w:rFonts w:ascii="黑体" w:eastAsia="黑体" w:hAnsi="宋体" w:cs="Times New Roman"/>
          <w:bCs/>
          <w:sz w:val="28"/>
          <w:szCs w:val="28"/>
        </w:rPr>
        <w:t>Cassandra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26"/>
      <w:bookmarkEnd w:id="527"/>
      <w:bookmarkEnd w:id="528"/>
      <w:bookmarkEnd w:id="52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raw_key</w:t>
      </w:r>
      <w:r>
        <w:rPr>
          <w:rFonts w:ascii="Courier New" w:eastAsia="宋体" w:hAnsi="Courier New" w:cs="Courier New" w:hint="eastAsia"/>
          <w:sz w:val="18"/>
          <w:szCs w:val="18"/>
        </w:rPr>
        <w:t>是一个字符串，用于哈希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column_ke</w:t>
      </w:r>
      <w:r>
        <w:rPr>
          <w:rFonts w:ascii="Courier New" w:eastAsia="宋体" w:hAnsi="Courier New" w:cs="Courier New" w:hint="eastAsia"/>
          <w:sz w:val="18"/>
          <w:szCs w:val="18"/>
        </w:rPr>
        <w:t>y</w:t>
      </w:r>
      <w:r>
        <w:rPr>
          <w:rFonts w:ascii="Courier New" w:eastAsia="宋体" w:hAnsi="Courier New" w:cs="Courier New" w:hint="eastAsia"/>
          <w:sz w:val="18"/>
          <w:szCs w:val="18"/>
        </w:rPr>
        <w:t>是一个整数，支持范围查询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column_value</w:t>
      </w:r>
      <w:r>
        <w:rPr>
          <w:rFonts w:ascii="Courier New" w:eastAsia="宋体" w:hAnsi="Courier New" w:cs="Courier New" w:hint="eastAsia"/>
          <w:sz w:val="18"/>
          <w:szCs w:val="18"/>
        </w:rPr>
        <w:t>是储存字符串的值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column_start</w:t>
      </w:r>
      <w:r>
        <w:rPr>
          <w:rFonts w:ascii="Courier New" w:eastAsia="宋体" w:hAnsi="Courier New" w:cs="Courier New" w:hint="eastAsia"/>
          <w:sz w:val="18"/>
          <w:szCs w:val="18"/>
        </w:rPr>
        <w:t>是开始位置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column_start</w:t>
      </w:r>
      <w:r>
        <w:rPr>
          <w:rFonts w:ascii="Courier New" w:eastAsia="宋体" w:hAnsi="Courier New" w:cs="Courier New" w:hint="eastAsia"/>
          <w:sz w:val="18"/>
          <w:szCs w:val="18"/>
        </w:rPr>
        <w:t>是结束位置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/>
          <w:sz w:val="18"/>
          <w:szCs w:val="18"/>
        </w:rPr>
        <w:t>rt</w:t>
      </w:r>
      <w:r>
        <w:rPr>
          <w:rFonts w:ascii="Courier New" w:eastAsia="宋体" w:hAnsi="Courier New" w:cs="Courier New" w:hint="eastAsia"/>
          <w:sz w:val="18"/>
          <w:szCs w:val="18"/>
        </w:rPr>
        <w:t>是一个由</w:t>
      </w:r>
      <w:r>
        <w:rPr>
          <w:rFonts w:ascii="Courier New" w:eastAsia="宋体" w:hAnsi="Courier New" w:cs="Courier New" w:hint="eastAsia"/>
          <w:sz w:val="18"/>
          <w:szCs w:val="18"/>
        </w:rPr>
        <w:t>Column</w:t>
      </w:r>
      <w:r>
        <w:rPr>
          <w:rFonts w:ascii="Courier New" w:eastAsia="宋体" w:hAnsi="Courier New" w:cs="Courier New" w:hint="eastAsia"/>
          <w:sz w:val="18"/>
          <w:szCs w:val="18"/>
        </w:rPr>
        <w:t>对象组成的列表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Column: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key, value):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self.key = key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self.value = value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from collections import OrderedDict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self.hash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insert(self, raw_key, column_key, column_value):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raw_key not in self.hash: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self.hash[raw_key] = OrderedDict()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self.hash[raw_key][column_key] = column_value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query(self, raw_key, column_start, column_end):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rt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raw_key not in self.hash: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rt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self.hash[raw_key] = OrderedDict(sorted(self.hash[raw_key].items()))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key, value in self.hash[raw_key].items():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key &gt;= column_start and key &lt;= column_end: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rt.append(Column(key, value))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 = Column(1, "</w:t>
      </w:r>
      <w:r w:rsidR="0080063F">
        <w:rPr>
          <w:rFonts w:ascii="Courier New" w:eastAsia="宋体" w:hAnsi="Courier New" w:cs="Courier New"/>
          <w:sz w:val="18"/>
          <w:szCs w:val="18"/>
        </w:rPr>
        <w:t>abcd</w:t>
      </w:r>
      <w:r>
        <w:rPr>
          <w:rFonts w:ascii="Courier New" w:eastAsia="宋体" w:hAnsi="Courier New" w:cs="Courier New"/>
          <w:sz w:val="18"/>
          <w:szCs w:val="18"/>
        </w:rPr>
        <w:t>")</w:t>
      </w:r>
    </w:p>
    <w:p w:rsidR="002C1D9D" w:rsidRDefault="0080063F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generator1 = Column(2, "hijk</w:t>
      </w:r>
      <w:r w:rsidR="004805A6">
        <w:rPr>
          <w:rFonts w:ascii="Courier New" w:eastAsia="宋体" w:hAnsi="Courier New" w:cs="Courier New"/>
          <w:sz w:val="18"/>
          <w:szCs w:val="18"/>
        </w:rPr>
        <w:t>")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 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solution.insert("google",generator.key,generator.value)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solution.insert("google",generator1.key,generator</w:t>
      </w:r>
      <w:r w:rsidR="0080063F">
        <w:rPr>
          <w:rFonts w:ascii="Courier New" w:eastAsia="宋体" w:hAnsi="Courier New" w:cs="Courier New"/>
          <w:sz w:val="18"/>
          <w:szCs w:val="18"/>
        </w:rPr>
        <w:t>1</w:t>
      </w:r>
      <w:r>
        <w:rPr>
          <w:rFonts w:ascii="Courier New" w:eastAsia="宋体" w:hAnsi="Courier New" w:cs="Courier New"/>
          <w:sz w:val="18"/>
          <w:szCs w:val="18"/>
        </w:rPr>
        <w:t>.value)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ls = solution.query("google", 0, 2)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print('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 w:rsidR="0080063F">
        <w:rPr>
          <w:rFonts w:ascii="Courier New" w:eastAsia="宋体" w:hAnsi="Courier New" w:cs="Courier New" w:hint="eastAsia"/>
          <w:sz w:val="18"/>
          <w:szCs w:val="18"/>
        </w:rPr>
        <w:t>: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query("google", 0, 2)')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 w:rsidR="0080063F">
        <w:rPr>
          <w:rFonts w:ascii="Courier New" w:eastAsia="宋体" w:hAnsi="Courier New" w:cs="Courier New" w:hint="eastAsia"/>
          <w:sz w:val="18"/>
          <w:szCs w:val="18"/>
        </w:rPr>
        <w:t>: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")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for i in ls: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ab/>
        <w:t>print(i.key,i.value)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30" w:name="_Toc10452878"/>
      <w:bookmarkStart w:id="531" w:name="_Toc17299551"/>
      <w:bookmarkStart w:id="532" w:name="_Toc17300625"/>
      <w:bookmarkStart w:id="533" w:name="_Toc1730093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128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网络日志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30"/>
      <w:bookmarkEnd w:id="531"/>
      <w:bookmarkEnd w:id="532"/>
      <w:bookmarkEnd w:id="533"/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timestamp</w:t>
      </w:r>
      <w:r>
        <w:rPr>
          <w:rFonts w:ascii="Courier New" w:eastAsia="宋体" w:hAnsi="Courier New" w:cs="Courier New" w:hint="eastAsia"/>
          <w:sz w:val="18"/>
          <w:szCs w:val="18"/>
        </w:rPr>
        <w:t>是个整数，建立一个时间点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返回值是个整数，表示最后五分钟时间点的个数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WebLogger: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self.Q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hit(self, timestamp):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self.Q.append(timestamp)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get_hit_count_in_last_5_minutes(self, timestamp):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self.Q == []: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len(self.Q)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i &lt; n and self.Q[i] + 300 &lt;= timestamp: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self.Q = self.Q[i:]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len(self.Q)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4F6D57" w:rsidRPr="004F6D57" w:rsidRDefault="004F6D57" w:rsidP="008F25D0">
      <w:pPr>
        <w:ind w:firstLineChars="250" w:firstLine="45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/>
          <w:sz w:val="18"/>
          <w:szCs w:val="18"/>
        </w:rPr>
        <w:t>solution = WebLogger()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 w:hint="eastAsia"/>
          <w:sz w:val="18"/>
          <w:szCs w:val="18"/>
        </w:rPr>
        <w:t xml:space="preserve"> print("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hit(1),hit(2) ")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/>
          <w:sz w:val="18"/>
          <w:szCs w:val="18"/>
        </w:rPr>
        <w:t xml:space="preserve"> solution.hit(1)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/>
          <w:sz w:val="18"/>
          <w:szCs w:val="18"/>
        </w:rPr>
        <w:t xml:space="preserve"> solution.hit(2)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 w:hint="eastAsia"/>
          <w:sz w:val="18"/>
          <w:szCs w:val="18"/>
        </w:rPr>
        <w:t xml:space="preserve"> print("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输出最后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5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分钟时间戳个数：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/>
          <w:sz w:val="18"/>
          <w:szCs w:val="18"/>
        </w:rPr>
        <w:t xml:space="preserve"> print(solution.get_hit_count_in_last_5_minutes(3))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 w:hint="eastAsia"/>
          <w:sz w:val="18"/>
          <w:szCs w:val="18"/>
        </w:rPr>
        <w:t xml:space="preserve"> print("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hit(300) ")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/>
          <w:sz w:val="18"/>
          <w:szCs w:val="18"/>
        </w:rPr>
        <w:t xml:space="preserve"> solution.hit(300)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 w:hint="eastAsia"/>
          <w:sz w:val="18"/>
          <w:szCs w:val="18"/>
        </w:rPr>
        <w:t xml:space="preserve"> print("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输出最后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5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分钟时间戳个数：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/>
          <w:sz w:val="18"/>
          <w:szCs w:val="18"/>
        </w:rPr>
        <w:lastRenderedPageBreak/>
        <w:t xml:space="preserve"> print(solution.get_hit_count_in_last_5_minutes(300))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 w:hint="eastAsia"/>
          <w:sz w:val="18"/>
          <w:szCs w:val="18"/>
        </w:rPr>
        <w:t xml:space="preserve"> print("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输出最后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5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分钟时间戳个数：</w:t>
      </w:r>
      <w:r w:rsidRPr="004F6D57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4F6D57" w:rsidRPr="004F6D57" w:rsidRDefault="004F6D57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 w:rsidRPr="004F6D57">
        <w:rPr>
          <w:rFonts w:ascii="Courier New" w:eastAsia="宋体" w:hAnsi="Courier New" w:cs="Courier New"/>
          <w:sz w:val="18"/>
          <w:szCs w:val="18"/>
        </w:rPr>
        <w:t xml:space="preserve"> print(solution.get_hit_count_in_last_5_minutes(301))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34" w:name="_Toc10452879"/>
      <w:bookmarkStart w:id="535" w:name="_Toc17299552"/>
      <w:bookmarkStart w:id="536" w:name="_Toc17300626"/>
      <w:bookmarkStart w:id="537" w:name="_Toc1730093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129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栅栏染色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34"/>
      <w:bookmarkEnd w:id="535"/>
      <w:bookmarkEnd w:id="536"/>
      <w:bookmarkEnd w:id="53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是个非负整数，柱子数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是个非负整数，颜色数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返回值是个整数，所有的染色方案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numWays(self, n,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[0, k, k * k]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&lt;= 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dp[n]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k == 1 and n &gt;= 3: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range(2,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dp.append((k - 1) * (dp[-1] + dp[-2]))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dp[-1]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n=3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k=2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 w:rsidR="00FF06B7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n=",n ,"k=",k)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 w:rsidR="00FF06B7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",solution.numWays(n,k))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38" w:name="_Toc10452880"/>
      <w:bookmarkStart w:id="539" w:name="_Toc17299553"/>
      <w:bookmarkStart w:id="540" w:name="_Toc17300627"/>
      <w:bookmarkStart w:id="541" w:name="_Toc1730093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130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房屋染色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38"/>
      <w:bookmarkEnd w:id="539"/>
      <w:bookmarkEnd w:id="540"/>
      <w:bookmarkEnd w:id="54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costs</w:t>
      </w:r>
      <w:r>
        <w:rPr>
          <w:rFonts w:ascii="Courier New" w:eastAsia="宋体" w:hAnsi="Courier New" w:cs="Courier New" w:hint="eastAsia"/>
          <w:sz w:val="18"/>
          <w:szCs w:val="18"/>
        </w:rPr>
        <w:t>是个</w:t>
      </w:r>
      <w:r>
        <w:rPr>
          <w:rFonts w:ascii="Courier New" w:eastAsia="宋体" w:hAnsi="Courier New" w:cs="Courier New"/>
          <w:sz w:val="18"/>
          <w:szCs w:val="18"/>
        </w:rPr>
        <w:t>nx3</w:t>
      </w:r>
      <w:r>
        <w:rPr>
          <w:rFonts w:ascii="Courier New" w:eastAsia="宋体" w:hAnsi="Courier New" w:cs="Courier New" w:hint="eastAsia"/>
          <w:sz w:val="18"/>
          <w:szCs w:val="18"/>
        </w:rPr>
        <w:t>矩阵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返回值是个整数，刷完所有房子最小花费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minCost(self, costs):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len(costs)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INF = 0x7fffffff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 = [costs[0], [INF, INF, INF]]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for j in range(3):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f[i&amp;1][j] = INF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k in range(3):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j !=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f[i&amp;1][j] = min(f[i&amp;1][j], f[(i+1)&amp;1][k] + costs[i][j])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min(f[(n-1)&amp;1])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generator=[[14,2,11],[11,14,5],[14,3,10]]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 w:rsidR="00BA42B8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 ",generator)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 w:rsidR="00BA42B8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",solution.minCost(generator))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42" w:name="_Toc10452881"/>
      <w:bookmarkStart w:id="543" w:name="_Toc17299554"/>
      <w:bookmarkStart w:id="544" w:name="_Toc17300628"/>
      <w:bookmarkStart w:id="545" w:name="_Toc1730093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131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去除重复元素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42"/>
      <w:bookmarkEnd w:id="543"/>
      <w:bookmarkEnd w:id="544"/>
      <w:bookmarkEnd w:id="545"/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是个一个整型数组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>result</w:t>
      </w:r>
      <w:r>
        <w:rPr>
          <w:rFonts w:ascii="Courier New" w:eastAsia="宋体" w:hAnsi="Courier New" w:cs="Courier New" w:hint="eastAsia"/>
          <w:sz w:val="18"/>
          <w:szCs w:val="18"/>
        </w:rPr>
        <w:t>是不重复元素的个数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deduplication(self,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len(nums)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nums.sort()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result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nums[i - 1] != nums[i]: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nums[result] = nums[i]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result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generator=[1,3,1,4,4,2]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 w:rsidR="00B03550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",generator)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 w:rsidR="00B03550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",solution.</w:t>
      </w:r>
      <w:r>
        <w:rPr>
          <w:rFonts w:ascii="Courier New" w:eastAsia="宋体" w:hAnsi="Courier New" w:cs="Courier New"/>
          <w:sz w:val="18"/>
          <w:szCs w:val="18"/>
        </w:rPr>
        <w:t>deduplication</w:t>
      </w:r>
      <w:r>
        <w:rPr>
          <w:rFonts w:ascii="Courier New" w:eastAsia="宋体" w:hAnsi="Courier New" w:cs="Courier New" w:hint="eastAsia"/>
          <w:sz w:val="18"/>
          <w:szCs w:val="18"/>
        </w:rPr>
        <w:t>(generator))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46" w:name="_Toc10452882"/>
      <w:bookmarkStart w:id="547" w:name="_Toc17299555"/>
      <w:bookmarkStart w:id="548" w:name="_Toc17300629"/>
      <w:bookmarkStart w:id="549" w:name="_Toc1730093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132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左填充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46"/>
      <w:bookmarkEnd w:id="547"/>
      <w:bookmarkEnd w:id="548"/>
      <w:bookmarkEnd w:id="54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originalStr</w:t>
      </w:r>
      <w:r>
        <w:rPr>
          <w:rFonts w:ascii="Courier New" w:eastAsia="宋体" w:hAnsi="Courier New" w:cs="Courier New" w:hint="eastAsia"/>
          <w:sz w:val="18"/>
          <w:szCs w:val="18"/>
        </w:rPr>
        <w:t>是需要添加的字符串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size</w:t>
      </w:r>
      <w:r>
        <w:rPr>
          <w:rFonts w:ascii="Courier New" w:eastAsia="宋体" w:hAnsi="Courier New" w:cs="Courier New" w:hint="eastAsia"/>
          <w:sz w:val="18"/>
          <w:szCs w:val="18"/>
        </w:rPr>
        <w:t>是目标长度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padchar</w:t>
      </w:r>
      <w:r>
        <w:rPr>
          <w:rFonts w:ascii="Courier New" w:eastAsia="宋体" w:hAnsi="Courier New" w:cs="Courier New" w:hint="eastAsia"/>
          <w:sz w:val="18"/>
          <w:szCs w:val="18"/>
        </w:rPr>
        <w:t>是在字符串左边填充的字符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返回值是左填充后的字符串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StringUtils: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leftPad(self, originalStr, size, padChar=' '):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padChar * (size - len(originalStr)) + originalStr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size=8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 = "foobar"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 StringUtils()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:",generator)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:",solution.leftPad(generator,size))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50" w:name="_Toc10452883"/>
      <w:bookmarkStart w:id="551" w:name="_Toc17299556"/>
      <w:bookmarkStart w:id="552" w:name="_Toc17300630"/>
      <w:bookmarkStart w:id="553" w:name="_Toc1730093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133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负载均衡器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50"/>
      <w:bookmarkEnd w:id="551"/>
      <w:bookmarkEnd w:id="552"/>
      <w:bookmarkEnd w:id="55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server_i</w:t>
      </w:r>
      <w:r>
        <w:rPr>
          <w:rFonts w:ascii="Courier New" w:eastAsia="宋体" w:hAnsi="Courier New" w:cs="Courier New" w:hint="eastAsia"/>
          <w:sz w:val="18"/>
          <w:szCs w:val="18"/>
        </w:rPr>
        <w:t>d</w:t>
      </w:r>
      <w:r>
        <w:rPr>
          <w:rFonts w:ascii="Courier New" w:eastAsia="宋体" w:hAnsi="Courier New" w:cs="Courier New" w:hint="eastAsia"/>
          <w:sz w:val="18"/>
          <w:szCs w:val="18"/>
        </w:rPr>
        <w:t>是一个服务器的</w:t>
      </w:r>
      <w:r>
        <w:rPr>
          <w:rFonts w:ascii="Courier New" w:eastAsia="宋体" w:hAnsi="Courier New" w:cs="Courier New" w:hint="eastAsia"/>
          <w:sz w:val="18"/>
          <w:szCs w:val="18"/>
        </w:rPr>
        <w:t>ID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</w:t>
      </w:r>
      <w:r w:rsidR="00224186">
        <w:rPr>
          <w:rFonts w:ascii="Courier New" w:eastAsia="宋体" w:hAnsi="Courier New" w:cs="Courier New"/>
          <w:sz w:val="18"/>
          <w:szCs w:val="18"/>
        </w:rPr>
        <w:t>ID</w:t>
      </w:r>
      <w:r>
        <w:rPr>
          <w:rFonts w:ascii="Courier New" w:eastAsia="宋体" w:hAnsi="Courier New" w:cs="Courier New" w:hint="eastAsia"/>
          <w:sz w:val="18"/>
          <w:szCs w:val="18"/>
        </w:rPr>
        <w:t>，集群中随机的一个服务器</w:t>
      </w:r>
      <w:r w:rsidR="00224186">
        <w:rPr>
          <w:rFonts w:ascii="Courier New" w:eastAsia="宋体" w:hAnsi="Courier New" w:cs="Courier New" w:hint="eastAsia"/>
          <w:sz w:val="18"/>
          <w:szCs w:val="18"/>
        </w:rPr>
        <w:t>I</w:t>
      </w:r>
      <w:r w:rsidR="00224186">
        <w:rPr>
          <w:rFonts w:ascii="Courier New" w:eastAsia="宋体" w:hAnsi="Courier New" w:cs="Courier New"/>
          <w:sz w:val="18"/>
          <w:szCs w:val="18"/>
        </w:rPr>
        <w:t>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LoadBalancer: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self.server_ids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self.id2index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add(self, server_id):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server_id in self.id2index: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self.server_ids.append(server_id)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self.id2index[server_id] = len(self.server_ids) - 1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remove(self, server_id):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server_id not in self.id2index: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# remove the server_id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index = self.id2index[server_id]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del self.id2index[server_id]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# overwrite the one to be removed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last_server_id = self.server_ids[-1]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self.id2index[last_server_id] = index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self.server_ids[index] = last_server_id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self.server_ids.pop()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pick(self):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import random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index = random.randint(0, len(self.server_ids) - 1)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self.server_ids[index]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 LoadBalancer()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solution.add(1)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solution.add(2)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solution.remove(1)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 \nadd(1)\nadd(2)\nremove(1)")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:",solution.pick())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:",solution.pick())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54" w:name="_Toc10452884"/>
      <w:bookmarkStart w:id="555" w:name="_Toc17299557"/>
      <w:bookmarkStart w:id="556" w:name="_Toc17300631"/>
      <w:bookmarkStart w:id="557" w:name="_Toc1730093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134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两数和的最接近值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54"/>
      <w:bookmarkEnd w:id="555"/>
      <w:bookmarkEnd w:id="556"/>
      <w:bookmarkEnd w:id="55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是个整数数组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target</w:t>
      </w:r>
      <w:r>
        <w:rPr>
          <w:rFonts w:ascii="Courier New" w:eastAsia="宋体" w:hAnsi="Courier New" w:cs="Courier New" w:hint="eastAsia"/>
          <w:sz w:val="18"/>
          <w:szCs w:val="18"/>
        </w:rPr>
        <w:t>是一个整数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/>
          <w:sz w:val="18"/>
          <w:szCs w:val="18"/>
        </w:rPr>
        <w:t>diff</w:t>
      </w:r>
      <w:r>
        <w:rPr>
          <w:rFonts w:ascii="Courier New" w:eastAsia="宋体" w:hAnsi="Courier New" w:cs="Courier New" w:hint="eastAsia"/>
          <w:sz w:val="18"/>
          <w:szCs w:val="18"/>
        </w:rPr>
        <w:t>是</w:t>
      </w:r>
      <w:r>
        <w:rPr>
          <w:rFonts w:ascii="Courier New" w:eastAsia="宋体" w:hAnsi="Courier New" w:cs="Courier New" w:hint="eastAsia"/>
          <w:sz w:val="18"/>
          <w:szCs w:val="18"/>
        </w:rPr>
        <w:t>target</w:t>
      </w:r>
      <w:r>
        <w:rPr>
          <w:rFonts w:ascii="Courier New" w:eastAsia="宋体" w:hAnsi="Courier New" w:cs="Courier New" w:hint="eastAsia"/>
          <w:sz w:val="18"/>
          <w:szCs w:val="18"/>
        </w:rPr>
        <w:t>和两数求和的差距</w:t>
      </w:r>
    </w:p>
    <w:p w:rsidR="008578C5" w:rsidRDefault="008578C5" w:rsidP="008F25D0">
      <w:pPr>
        <w:rPr>
          <w:rFonts w:ascii="Courier New" w:eastAsia="宋体" w:hAnsi="Courier New" w:cs="Courier New"/>
          <w:sz w:val="18"/>
          <w:szCs w:val="18"/>
        </w:rPr>
      </w:pPr>
      <w:r w:rsidRPr="008578C5">
        <w:rPr>
          <w:rFonts w:ascii="Courier New" w:eastAsia="宋体" w:hAnsi="Courier New" w:cs="Courier New"/>
          <w:sz w:val="18"/>
          <w:szCs w:val="18"/>
        </w:rPr>
        <w:t>import sys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twoSumClosest(self, nums, target):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nums.sort()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i, j = 0, len(nums)  - 1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diff = sys.maxsize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i &lt; j: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nums[i] + nums[j] &lt; target: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diff = min(diff, target - nums[i] - nums[j])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diff = min(diff, nums[i] + nums[j] - target)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j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diff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 = [-1,2,-1,4]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target = 4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print("target =",target)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输入：</w:t>
      </w:r>
      <w:r>
        <w:rPr>
          <w:rFonts w:ascii="Courier New" w:eastAsia="宋体" w:hAnsi="Courier New" w:cs="Courier New" w:hint="eastAsia"/>
          <w:sz w:val="18"/>
          <w:szCs w:val="18"/>
        </w:rPr>
        <w:t>",generator)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:",solution.twoSumClosest(generator,target))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58" w:name="_Toc10452885"/>
      <w:bookmarkStart w:id="559" w:name="_Toc17299558"/>
      <w:bookmarkStart w:id="560" w:name="_Toc17300632"/>
      <w:bookmarkStart w:id="561" w:name="_Toc17300940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135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打劫房屋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58"/>
      <w:bookmarkEnd w:id="559"/>
      <w:bookmarkEnd w:id="560"/>
      <w:bookmarkEnd w:id="56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是个非负整数列表，表示每个房子中存放的钱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返回值是个整数，表示可以拿到的钱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houseRobber2(self,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len(nums)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==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nums[0]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[0] * 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dp[0], dp[1] = 0, nums[1]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range(2,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dp[i] = max(dp[i - 2] + nums[i], dp[i - 1])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answer = dp[n - 1]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dp[0], dp[1] = nums[0], max(nums[0], nums[1])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range(2, n - 1):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dp[i] = max(dp[i - 2] + nums[i], dp[i - 1])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max(dp[n - 2], answer)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 = [2,3,2,3]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:",generator)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:",solution.</w:t>
      </w:r>
      <w:r>
        <w:rPr>
          <w:rFonts w:ascii="Courier New" w:eastAsia="宋体" w:hAnsi="Courier New" w:cs="Courier New"/>
          <w:sz w:val="18"/>
          <w:szCs w:val="18"/>
        </w:rPr>
        <w:t>houseRobber2</w:t>
      </w:r>
      <w:r>
        <w:rPr>
          <w:rFonts w:ascii="Courier New" w:eastAsia="宋体" w:hAnsi="Courier New" w:cs="Courier New" w:hint="eastAsia"/>
          <w:sz w:val="18"/>
          <w:szCs w:val="18"/>
        </w:rPr>
        <w:t>(generator))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62" w:name="_Toc10452886"/>
      <w:bookmarkStart w:id="563" w:name="_Toc17299559"/>
      <w:bookmarkStart w:id="564" w:name="_Toc17300633"/>
      <w:bookmarkStart w:id="565" w:name="_Toc1730094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136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左旋右旋迭代器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62"/>
      <w:bookmarkEnd w:id="563"/>
      <w:bookmarkEnd w:id="564"/>
      <w:bookmarkEnd w:id="56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v</w:t>
      </w:r>
      <w:r>
        <w:rPr>
          <w:rFonts w:ascii="Courier New" w:eastAsia="宋体" w:hAnsi="Courier New" w:cs="Courier New"/>
          <w:sz w:val="18"/>
          <w:szCs w:val="18"/>
        </w:rPr>
        <w:t>1</w:t>
      </w:r>
      <w:r>
        <w:rPr>
          <w:rFonts w:ascii="Courier New" w:eastAsia="宋体" w:hAnsi="Courier New" w:cs="Courier New" w:hint="eastAsia"/>
          <w:sz w:val="18"/>
          <w:szCs w:val="18"/>
        </w:rPr>
        <w:t>，</w:t>
      </w:r>
      <w:r>
        <w:rPr>
          <w:rFonts w:ascii="Courier New" w:eastAsia="宋体" w:hAnsi="Courier New" w:cs="Courier New" w:hint="eastAsia"/>
          <w:sz w:val="18"/>
          <w:szCs w:val="18"/>
        </w:rPr>
        <w:t>v</w:t>
      </w:r>
      <w:r>
        <w:rPr>
          <w:rFonts w:ascii="Courier New" w:eastAsia="宋体" w:hAnsi="Courier New" w:cs="Courier New"/>
          <w:sz w:val="18"/>
          <w:szCs w:val="18"/>
        </w:rPr>
        <w:t>2</w:t>
      </w:r>
      <w:r>
        <w:rPr>
          <w:rFonts w:ascii="Courier New" w:eastAsia="宋体" w:hAnsi="Courier New" w:cs="Courier New" w:hint="eastAsia"/>
          <w:sz w:val="18"/>
          <w:szCs w:val="18"/>
        </w:rPr>
        <w:t>表示两个一维向量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返回值是一个一维数组，交替返回</w:t>
      </w:r>
      <w:r>
        <w:rPr>
          <w:rFonts w:ascii="Courier New" w:eastAsia="宋体" w:hAnsi="Courier New" w:cs="Courier New" w:hint="eastAsia"/>
          <w:sz w:val="18"/>
          <w:szCs w:val="18"/>
        </w:rPr>
        <w:t>v</w:t>
      </w:r>
      <w:r>
        <w:rPr>
          <w:rFonts w:ascii="Courier New" w:eastAsia="宋体" w:hAnsi="Courier New" w:cs="Courier New"/>
          <w:sz w:val="18"/>
          <w:szCs w:val="18"/>
        </w:rPr>
        <w:t>1</w:t>
      </w:r>
      <w:r>
        <w:rPr>
          <w:rFonts w:ascii="Courier New" w:eastAsia="宋体" w:hAnsi="Courier New" w:cs="Courier New" w:hint="eastAsia"/>
          <w:sz w:val="18"/>
          <w:szCs w:val="18"/>
        </w:rPr>
        <w:t>，</w:t>
      </w:r>
      <w:r>
        <w:rPr>
          <w:rFonts w:ascii="Courier New" w:eastAsia="宋体" w:hAnsi="Courier New" w:cs="Courier New" w:hint="eastAsia"/>
          <w:sz w:val="18"/>
          <w:szCs w:val="18"/>
        </w:rPr>
        <w:t>v</w:t>
      </w:r>
      <w:r>
        <w:rPr>
          <w:rFonts w:ascii="Courier New" w:eastAsia="宋体" w:hAnsi="Courier New" w:cs="Courier New"/>
          <w:sz w:val="18"/>
          <w:szCs w:val="18"/>
        </w:rPr>
        <w:t>2</w:t>
      </w:r>
      <w:r>
        <w:rPr>
          <w:rFonts w:ascii="Courier New" w:eastAsia="宋体" w:hAnsi="Courier New" w:cs="Courier New" w:hint="eastAsia"/>
          <w:sz w:val="18"/>
          <w:szCs w:val="18"/>
        </w:rPr>
        <w:t>元素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ZigzagIterator: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v1, v2):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self.queue = [v for v in (v1, v2) if v]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next(self):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v = self.queue.pop(0)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value = v.pop(0)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v: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self.queue.append(v)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return value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hasNext(self):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len(self.queue) &gt;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v1= [1,2]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v2= [3,4,5,6]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:")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print(",".join(str(i) for i in v1))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print(",".join(str(i) for i in v2))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solution, result = ZigzagIterator(v1, v2), []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while solution.hasNext():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result.append(solution.next())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:",result)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66" w:name="_Toc10452887"/>
      <w:bookmarkStart w:id="567" w:name="_Toc17299560"/>
      <w:bookmarkStart w:id="568" w:name="_Toc17300634"/>
      <w:bookmarkStart w:id="569" w:name="_Toc1730094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137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N数组第K大元素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66"/>
      <w:bookmarkEnd w:id="567"/>
      <w:bookmarkEnd w:id="568"/>
      <w:bookmarkEnd w:id="56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heapq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arrays</w:t>
      </w:r>
      <w:r>
        <w:rPr>
          <w:rFonts w:ascii="Courier New" w:eastAsia="宋体" w:hAnsi="Courier New" w:cs="Courier New" w:hint="eastAsia"/>
          <w:sz w:val="18"/>
          <w:szCs w:val="18"/>
        </w:rPr>
        <w:t>一个数组列表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表示第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大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>num</w:t>
      </w:r>
      <w:r>
        <w:rPr>
          <w:rFonts w:ascii="Courier New" w:eastAsia="宋体" w:hAnsi="Courier New" w:cs="Courier New" w:hint="eastAsia"/>
          <w:sz w:val="18"/>
          <w:szCs w:val="18"/>
        </w:rPr>
        <w:t>是列表中最大的数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KthInArrays(self, arrays,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not arrays: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# in order to avoid directly changing the original arrays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# and remove the empty arrays, we need a new sortedArrays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sortedArrays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arr in arrays: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not arr: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sortedArrays.append(sorted(arr, reverse=True))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maxheap = [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(-arr[0], index, 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for index, arr in enumerate(sortedArrays)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heapq.heapify(maxheap)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_ in range(k):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num, x, y = heapq.heappop(maxheap)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num = -num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y + 1 &lt; len(sortedArrays[x]):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heapq.heappush(maxheap, (-sortedArrays[x][y + 1], x, y + 1))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num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 = [[2,3,2,4],[3,4,7,9]]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/>
          <w:sz w:val="18"/>
          <w:szCs w:val="18"/>
        </w:rPr>
        <w:t>=5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:",generator)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print("k</w:t>
      </w:r>
      <w:r>
        <w:rPr>
          <w:rFonts w:ascii="Courier New" w:eastAsia="宋体" w:hAnsi="Courier New" w:cs="Courier New"/>
          <w:sz w:val="18"/>
          <w:szCs w:val="18"/>
        </w:rPr>
        <w:t>=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 ",</w:t>
      </w:r>
      <w:r>
        <w:rPr>
          <w:rFonts w:ascii="Courier New" w:eastAsia="宋体" w:hAnsi="Courier New" w:cs="Courier New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:",solution.KthInArrays(generator,k))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70" w:name="_Toc10452888"/>
      <w:bookmarkStart w:id="571" w:name="_Toc17299561"/>
      <w:bookmarkStart w:id="572" w:name="_Toc17300635"/>
      <w:bookmarkStart w:id="573" w:name="_Toc1730094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138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前K大数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70"/>
      <w:bookmarkEnd w:id="571"/>
      <w:bookmarkEnd w:id="572"/>
      <w:bookmarkEnd w:id="57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heapq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>
        <w:rPr>
          <w:rFonts w:ascii="Courier New" w:eastAsia="宋体" w:hAnsi="Courier New" w:cs="Courier New" w:hint="eastAsia"/>
          <w:sz w:val="18"/>
          <w:szCs w:val="18"/>
        </w:rPr>
        <w:t>是个整数数组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表示第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大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返回值是个整型数组，前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 w:rsidR="00023292">
        <w:rPr>
          <w:rFonts w:ascii="Courier New" w:eastAsia="宋体" w:hAnsi="Courier New" w:cs="Courier New" w:hint="eastAsia"/>
          <w:sz w:val="18"/>
          <w:szCs w:val="18"/>
        </w:rPr>
        <w:t>大的整数</w:t>
      </w:r>
      <w:r>
        <w:rPr>
          <w:rFonts w:ascii="Courier New" w:eastAsia="宋体" w:hAnsi="Courier New" w:cs="Courier New" w:hint="eastAsia"/>
          <w:sz w:val="18"/>
          <w:szCs w:val="18"/>
        </w:rPr>
        <w:t>组成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topk(self, nums,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heapq.heapify(nums)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topk = heapq.nlargest(k, nums)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topk.sort()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topk.reverse()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topk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generator = [8, 7, 6, 5, 4, 3, 2, 1]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/>
          <w:sz w:val="18"/>
          <w:szCs w:val="18"/>
        </w:rPr>
        <w:t>=4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:",generator)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print("k</w:t>
      </w:r>
      <w:r>
        <w:rPr>
          <w:rFonts w:ascii="Courier New" w:eastAsia="宋体" w:hAnsi="Courier New" w:cs="Courier New"/>
          <w:sz w:val="18"/>
          <w:szCs w:val="18"/>
        </w:rPr>
        <w:t>=</w:t>
      </w:r>
      <w:r>
        <w:rPr>
          <w:rFonts w:ascii="Courier New" w:eastAsia="宋体" w:hAnsi="Courier New" w:cs="Courier New" w:hint="eastAsia"/>
          <w:sz w:val="18"/>
          <w:szCs w:val="18"/>
        </w:rPr>
        <w:t>",</w:t>
      </w:r>
      <w:r>
        <w:rPr>
          <w:rFonts w:ascii="Courier New" w:eastAsia="宋体" w:hAnsi="Courier New" w:cs="Courier New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:",solution.topk(generator,k))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74" w:name="_Toc10452889"/>
      <w:bookmarkStart w:id="575" w:name="_Toc17299562"/>
      <w:bookmarkStart w:id="576" w:name="_Toc17300636"/>
      <w:bookmarkStart w:id="577" w:name="_Toc1730094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139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计数型布隆过滤器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74"/>
      <w:bookmarkEnd w:id="575"/>
      <w:bookmarkEnd w:id="576"/>
      <w:bookmarkEnd w:id="57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random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str</w:t>
      </w:r>
      <w:r>
        <w:rPr>
          <w:rFonts w:ascii="Courier New" w:eastAsia="宋体" w:hAnsi="Courier New" w:cs="Courier New" w:hint="eastAsia"/>
          <w:sz w:val="18"/>
          <w:szCs w:val="18"/>
        </w:rPr>
        <w:t>是个字符串，表示一个</w:t>
      </w:r>
      <w:r>
        <w:rPr>
          <w:rFonts w:ascii="Courier New" w:eastAsia="宋体" w:hAnsi="Courier New" w:cs="Courier New" w:hint="eastAsia"/>
          <w:sz w:val="18"/>
          <w:szCs w:val="18"/>
        </w:rPr>
        <w:t>word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返回值是个布尔值，若该</w:t>
      </w:r>
      <w:r>
        <w:rPr>
          <w:rFonts w:ascii="Courier New" w:eastAsia="宋体" w:hAnsi="Courier New" w:cs="Courier New" w:hint="eastAsia"/>
          <w:sz w:val="18"/>
          <w:szCs w:val="18"/>
        </w:rPr>
        <w:t>word</w:t>
      </w:r>
      <w:r w:rsidR="00023292">
        <w:rPr>
          <w:rFonts w:ascii="Courier New" w:eastAsia="宋体" w:hAnsi="Courier New" w:cs="Courier New" w:hint="eastAsia"/>
          <w:sz w:val="18"/>
          <w:szCs w:val="18"/>
        </w:rPr>
        <w:t>存在</w:t>
      </w:r>
      <w:r>
        <w:rPr>
          <w:rFonts w:ascii="Courier New" w:eastAsia="宋体" w:hAnsi="Courier New" w:cs="Courier New" w:hint="eastAsia"/>
          <w:sz w:val="18"/>
          <w:szCs w:val="18"/>
        </w:rPr>
        <w:t>返回</w:t>
      </w:r>
      <w:r>
        <w:rPr>
          <w:rFonts w:ascii="Courier New" w:eastAsia="宋体" w:hAnsi="Courier New" w:cs="Courier New" w:hint="eastAsia"/>
          <w:sz w:val="18"/>
          <w:szCs w:val="18"/>
        </w:rPr>
        <w:t>True</w:t>
      </w:r>
      <w:r w:rsidR="00023292">
        <w:rPr>
          <w:rFonts w:ascii="Courier New" w:eastAsia="宋体" w:hAnsi="Courier New" w:cs="Courier New" w:hint="eastAsia"/>
          <w:sz w:val="18"/>
          <w:szCs w:val="18"/>
        </w:rPr>
        <w:t>，否则返回</w:t>
      </w:r>
      <w:r>
        <w:rPr>
          <w:rFonts w:ascii="Courier New" w:eastAsia="宋体" w:hAnsi="Courier New" w:cs="Courier New" w:hint="eastAsia"/>
          <w:sz w:val="18"/>
          <w:szCs w:val="18"/>
        </w:rPr>
        <w:t>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HashFunction: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def __init__(self, cap, seed):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self.cap = cap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self.seed = seed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hash(self, value):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value: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 += self.seed * ret + ord(i)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 %= self.cap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CountingBloomFilter: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self.hashFunc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self.hashFunc.append(HashFunction(random.randint(10000, 20000), i * 2 + 3))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self.bits = [0 for i in range(20000)]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add(self, word):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f in self.hashFunc: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position = f.hash(word)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self.bits[position]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remove(self, word):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f in self.hashFunc: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position = f.hash(word)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self.bits[position]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contains(self, word):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f in self.hashFunc: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position = f.hash(word)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self.bits[position] &lt;=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 CountingBloomFilter(3)</w:t>
      </w:r>
    </w:p>
    <w:p w:rsidR="002C1D9D" w:rsidRDefault="002F0101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solution.add("long</w:t>
      </w:r>
      <w:r w:rsidR="004805A6">
        <w:rPr>
          <w:rFonts w:ascii="Courier New" w:eastAsia="宋体" w:hAnsi="Courier New" w:cs="Courier New"/>
          <w:sz w:val="18"/>
          <w:szCs w:val="18"/>
        </w:rPr>
        <w:t>")</w:t>
      </w:r>
    </w:p>
    <w:p w:rsidR="002C1D9D" w:rsidRDefault="002F0101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solution.add("term</w:t>
      </w:r>
      <w:r w:rsidR="004805A6">
        <w:rPr>
          <w:rFonts w:ascii="Courier New" w:eastAsia="宋体" w:hAnsi="Courier New" w:cs="Courier New"/>
          <w:sz w:val="18"/>
          <w:szCs w:val="18"/>
        </w:rPr>
        <w:t>")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print('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:')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print('add("l</w:t>
      </w:r>
      <w:r w:rsidR="002F0101">
        <w:rPr>
          <w:rFonts w:ascii="Courier New" w:eastAsia="宋体" w:hAnsi="Courier New" w:cs="Courier New"/>
          <w:sz w:val="18"/>
          <w:szCs w:val="18"/>
        </w:rPr>
        <w:t>ong</w:t>
      </w:r>
      <w:r>
        <w:rPr>
          <w:rFonts w:ascii="Courier New" w:eastAsia="宋体" w:hAnsi="Courier New" w:cs="Courier New"/>
          <w:sz w:val="18"/>
          <w:szCs w:val="18"/>
        </w:rPr>
        <w:t>")')</w:t>
      </w:r>
    </w:p>
    <w:p w:rsidR="002C1D9D" w:rsidRDefault="002F0101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print('add("term</w:t>
      </w:r>
      <w:r w:rsidR="004805A6">
        <w:rPr>
          <w:rFonts w:ascii="Courier New" w:eastAsia="宋体" w:hAnsi="Courier New" w:cs="Courier New"/>
          <w:sz w:val="18"/>
          <w:szCs w:val="18"/>
        </w:rPr>
        <w:t>")')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print('contains("l</w:t>
      </w:r>
      <w:r w:rsidR="002F0101">
        <w:rPr>
          <w:rFonts w:ascii="Courier New" w:eastAsia="宋体" w:hAnsi="Courier New" w:cs="Courier New"/>
          <w:sz w:val="18"/>
          <w:szCs w:val="18"/>
        </w:rPr>
        <w:t>ong</w:t>
      </w:r>
      <w:r>
        <w:rPr>
          <w:rFonts w:ascii="Courier New" w:eastAsia="宋体" w:hAnsi="Courier New" w:cs="Courier New"/>
          <w:sz w:val="18"/>
          <w:szCs w:val="18"/>
        </w:rPr>
        <w:t>")')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:",solution.contains("l</w:t>
      </w:r>
      <w:r w:rsidR="002F0101">
        <w:rPr>
          <w:rFonts w:ascii="Courier New" w:eastAsia="宋体" w:hAnsi="Courier New" w:cs="Courier New"/>
          <w:sz w:val="18"/>
          <w:szCs w:val="18"/>
        </w:rPr>
        <w:t>ong</w:t>
      </w:r>
      <w:r>
        <w:rPr>
          <w:rFonts w:ascii="Courier New" w:eastAsia="宋体" w:hAnsi="Courier New" w:cs="Courier New" w:hint="eastAsia"/>
          <w:sz w:val="18"/>
          <w:szCs w:val="18"/>
        </w:rPr>
        <w:t>"))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solution.</w:t>
      </w:r>
      <w:r w:rsidR="002F0101">
        <w:rPr>
          <w:rFonts w:ascii="Courier New" w:eastAsia="宋体" w:hAnsi="Courier New" w:cs="Courier New"/>
          <w:sz w:val="18"/>
          <w:szCs w:val="18"/>
        </w:rPr>
        <w:t>remove("long</w:t>
      </w:r>
      <w:r>
        <w:rPr>
          <w:rFonts w:ascii="Courier New" w:eastAsia="宋体" w:hAnsi="Courier New" w:cs="Courier New"/>
          <w:sz w:val="18"/>
          <w:szCs w:val="18"/>
        </w:rPr>
        <w:t>")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print('remove("l</w:t>
      </w:r>
      <w:r w:rsidR="002F0101">
        <w:rPr>
          <w:rFonts w:ascii="Courier New" w:eastAsia="宋体" w:hAnsi="Courier New" w:cs="Courier New"/>
          <w:sz w:val="18"/>
          <w:szCs w:val="18"/>
        </w:rPr>
        <w:t>ong</w:t>
      </w:r>
      <w:r>
        <w:rPr>
          <w:rFonts w:ascii="Courier New" w:eastAsia="宋体" w:hAnsi="Courier New" w:cs="Courier New"/>
          <w:sz w:val="18"/>
          <w:szCs w:val="18"/>
        </w:rPr>
        <w:t>")')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print('contains("l</w:t>
      </w:r>
      <w:r w:rsidR="002F0101">
        <w:rPr>
          <w:rFonts w:ascii="Courier New" w:eastAsia="宋体" w:hAnsi="Courier New" w:cs="Courier New"/>
          <w:sz w:val="18"/>
          <w:szCs w:val="18"/>
        </w:rPr>
        <w:t>ong</w:t>
      </w:r>
      <w:r>
        <w:rPr>
          <w:rFonts w:ascii="Courier New" w:eastAsia="宋体" w:hAnsi="Courier New" w:cs="Courier New"/>
          <w:sz w:val="18"/>
          <w:szCs w:val="18"/>
        </w:rPr>
        <w:t>")')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:",solution.contains("l</w:t>
      </w:r>
      <w:r w:rsidR="002F0101">
        <w:rPr>
          <w:rFonts w:ascii="Courier New" w:eastAsia="宋体" w:hAnsi="Courier New" w:cs="Courier New"/>
          <w:sz w:val="18"/>
          <w:szCs w:val="18"/>
        </w:rPr>
        <w:t>ong</w:t>
      </w:r>
      <w:r>
        <w:rPr>
          <w:rFonts w:ascii="Courier New" w:eastAsia="宋体" w:hAnsi="Courier New" w:cs="Courier New" w:hint="eastAsia"/>
          <w:sz w:val="18"/>
          <w:szCs w:val="18"/>
        </w:rPr>
        <w:t>"))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78" w:name="_Toc10452890"/>
      <w:bookmarkStart w:id="579" w:name="_Toc17299563"/>
      <w:bookmarkStart w:id="580" w:name="_Toc17300637"/>
      <w:bookmarkStart w:id="581" w:name="_Toc17300945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32DCF">
        <w:rPr>
          <w:rFonts w:ascii="黑体" w:eastAsia="黑体" w:hAnsi="宋体" w:cs="Times New Roman"/>
          <w:bCs/>
          <w:sz w:val="28"/>
          <w:szCs w:val="28"/>
        </w:rPr>
        <w:t>140</w:t>
      </w:r>
      <w:r>
        <w:rPr>
          <w:rFonts w:ascii="黑体" w:eastAsia="黑体" w:hAnsi="宋体" w:cs="Times New Roman" w:hint="eastAsia"/>
          <w:bCs/>
          <w:sz w:val="28"/>
          <w:szCs w:val="28"/>
        </w:rPr>
        <w:t>】字符计数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78"/>
      <w:bookmarkEnd w:id="579"/>
      <w:bookmarkEnd w:id="580"/>
      <w:bookmarkEnd w:id="58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str</w:t>
      </w:r>
      <w:r>
        <w:rPr>
          <w:rFonts w:ascii="Courier New" w:eastAsia="宋体" w:hAnsi="Courier New" w:cs="Courier New" w:hint="eastAsia"/>
          <w:sz w:val="18"/>
          <w:szCs w:val="18"/>
        </w:rPr>
        <w:t>一个任意的字符串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</w:t>
      </w:r>
      <w:r>
        <w:rPr>
          <w:rFonts w:ascii="Courier New" w:eastAsia="宋体" w:hAnsi="Courier New" w:cs="Courier New" w:hint="eastAsia"/>
          <w:sz w:val="18"/>
          <w:szCs w:val="18"/>
        </w:rPr>
        <w:t>map</w:t>
      </w:r>
      <w:r>
        <w:rPr>
          <w:rFonts w:ascii="Courier New" w:eastAsia="宋体" w:hAnsi="Courier New" w:cs="Courier New" w:hint="eastAsia"/>
          <w:sz w:val="18"/>
          <w:szCs w:val="18"/>
        </w:rPr>
        <w:t>是个哈希</w:t>
      </w:r>
      <w:r>
        <w:rPr>
          <w:rFonts w:ascii="Courier New" w:eastAsia="宋体" w:hAnsi="Courier New" w:cs="Courier New" w:hint="eastAsia"/>
          <w:sz w:val="18"/>
          <w:szCs w:val="18"/>
        </w:rPr>
        <w:t>map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countCharacters(self, str):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map = dict()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c in str: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map[c] = map.get(c, 0)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map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g</w:t>
      </w:r>
      <w:r>
        <w:rPr>
          <w:rFonts w:ascii="Courier New" w:eastAsia="宋体" w:hAnsi="Courier New" w:cs="Courier New"/>
          <w:sz w:val="18"/>
          <w:szCs w:val="18"/>
        </w:rPr>
        <w:t>enerator="abca"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/>
          <w:sz w:val="18"/>
          <w:szCs w:val="18"/>
        </w:rPr>
        <w:t>olution 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print('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:',generator)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:",solution.countCharacters(generator))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82" w:name="_Toc10452891"/>
      <w:bookmarkStart w:id="583" w:name="_Toc17299564"/>
      <w:bookmarkStart w:id="584" w:name="_Toc17300638"/>
      <w:bookmarkStart w:id="585" w:name="_Toc1730094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14</w:t>
      </w:r>
      <w:r>
        <w:rPr>
          <w:rFonts w:ascii="黑体" w:eastAsia="黑体" w:hAnsi="宋体" w:cs="Times New Roman"/>
          <w:bCs/>
          <w:sz w:val="28"/>
          <w:szCs w:val="28"/>
        </w:rPr>
        <w:t>1</w:t>
      </w:r>
      <w:r>
        <w:rPr>
          <w:rFonts w:ascii="黑体" w:eastAsia="黑体" w:hAnsi="宋体" w:cs="Times New Roman" w:hint="eastAsia"/>
          <w:bCs/>
          <w:sz w:val="28"/>
          <w:szCs w:val="28"/>
        </w:rPr>
        <w:t>】最长重复子序列</w:t>
      </w:r>
      <w:r w:rsidR="00242E60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42E60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42E60" w:rsidRPr="00242E60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82"/>
      <w:bookmarkEnd w:id="583"/>
      <w:bookmarkEnd w:id="584"/>
      <w:bookmarkEnd w:id="58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str</w:t>
      </w:r>
      <w:r>
        <w:rPr>
          <w:rFonts w:ascii="Courier New" w:eastAsia="宋体" w:hAnsi="Courier New" w:cs="Courier New" w:hint="eastAsia"/>
          <w:sz w:val="18"/>
          <w:szCs w:val="18"/>
        </w:rPr>
        <w:t>是个任意字符串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返回值是个整数表示这个字符串最长</w:t>
      </w:r>
      <w:r w:rsidR="00EC5A9F">
        <w:rPr>
          <w:rFonts w:ascii="Courier New" w:eastAsia="宋体" w:hAnsi="Courier New" w:cs="Courier New" w:hint="eastAsia"/>
          <w:sz w:val="18"/>
          <w:szCs w:val="18"/>
        </w:rPr>
        <w:t>重复的子序列</w:t>
      </w:r>
      <w:r>
        <w:rPr>
          <w:rFonts w:ascii="Courier New" w:eastAsia="宋体" w:hAnsi="Courier New" w:cs="Courier New" w:hint="eastAsia"/>
          <w:sz w:val="18"/>
          <w:szCs w:val="18"/>
        </w:rPr>
        <w:t>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longestRepeatingSubsequence(self, str):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len(str)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[[0 for j in range(n + 1)] for i in range(n + 1)]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range(1, n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str[i - 1] == str[j - 1] and i != j: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dp[i][j] = dp[i - 1][j - 1]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dp[i][j] = max(dp[i][j - 1], dp[i - 1][j])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dp[n][n]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/>
          <w:sz w:val="18"/>
          <w:szCs w:val="18"/>
        </w:rPr>
        <w:t>olution 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g</w:t>
      </w:r>
      <w:r>
        <w:rPr>
          <w:rFonts w:ascii="Courier New" w:eastAsia="宋体" w:hAnsi="Courier New" w:cs="Courier New"/>
          <w:sz w:val="18"/>
          <w:szCs w:val="18"/>
        </w:rPr>
        <w:t>enerator="abcaa"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print('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 w:rsidR="001C30EC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/>
          <w:sz w:val="18"/>
          <w:szCs w:val="18"/>
        </w:rPr>
        <w:t>',generator)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 w:rsidR="001C30EC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",solution.</w:t>
      </w:r>
      <w: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>longestRepeatingSubsequence(generator)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86" w:name="_Toc10452892"/>
      <w:bookmarkStart w:id="587" w:name="_Toc17299565"/>
      <w:bookmarkStart w:id="588" w:name="_Toc17300639"/>
      <w:bookmarkStart w:id="589" w:name="_Toc17300947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142</w:t>
      </w:r>
      <w:r>
        <w:rPr>
          <w:rFonts w:ascii="黑体" w:eastAsia="黑体" w:hAnsi="宋体" w:cs="Times New Roman" w:hint="eastAsia"/>
          <w:bCs/>
          <w:sz w:val="28"/>
          <w:szCs w:val="28"/>
        </w:rPr>
        <w:t>】僵尸矩阵</w:t>
      </w:r>
      <w:r w:rsidR="00362E0F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362E0F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362E0F" w:rsidRPr="00362E0F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86"/>
      <w:bookmarkEnd w:id="587"/>
      <w:bookmarkEnd w:id="588"/>
      <w:bookmarkEnd w:id="589"/>
      <w:r w:rsidR="00362E0F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362E0F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collections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grid</w:t>
      </w:r>
      <w:r>
        <w:rPr>
          <w:rFonts w:ascii="Courier New" w:eastAsia="宋体" w:hAnsi="Courier New" w:cs="Courier New" w:hint="eastAsia"/>
          <w:sz w:val="18"/>
          <w:szCs w:val="18"/>
        </w:rPr>
        <w:t>是一个二维整数矩阵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返回值是个整数，表示需要的</w:t>
      </w:r>
      <w:r w:rsidR="00DE52A2">
        <w:rPr>
          <w:rFonts w:ascii="Courier New" w:eastAsia="宋体" w:hAnsi="Courier New" w:cs="Courier New" w:hint="eastAsia"/>
          <w:sz w:val="18"/>
          <w:szCs w:val="18"/>
        </w:rPr>
        <w:t>天数</w:t>
      </w:r>
      <w:r>
        <w:rPr>
          <w:rFonts w:ascii="Courier New" w:eastAsia="宋体" w:hAnsi="Courier New" w:cs="Courier New" w:hint="eastAsia"/>
          <w:sz w:val="18"/>
          <w:szCs w:val="18"/>
        </w:rPr>
        <w:t>，若不能完成则返回</w:t>
      </w:r>
      <w:r>
        <w:rPr>
          <w:rFonts w:ascii="Courier New" w:eastAsia="宋体" w:hAnsi="Courier New" w:cs="Courier New" w:hint="eastAsia"/>
          <w:sz w:val="18"/>
          <w:szCs w:val="18"/>
        </w:rPr>
        <w:t>-</w:t>
      </w:r>
      <w:r>
        <w:rPr>
          <w:rFonts w:ascii="Courier New" w:eastAsia="宋体" w:hAnsi="Courier New" w:cs="Courier New"/>
          <w:sz w:val="18"/>
          <w:szCs w:val="18"/>
        </w:rPr>
        <w:t>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/>
          <w:sz w:val="18"/>
          <w:szCs w:val="18"/>
        </w:rPr>
        <w:t>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zombie(self, grid):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len(grid) == 0 or len(grid[0])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m, n = len(grid), len(grid[0])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queue = collections.deque()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grid[i][j] ==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queue.append((i, j))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day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queue: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size = len(queue)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day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k in range(size):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(i, j) = queue.popleft()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DIR = [(1, 0), (-1, 0), (0, 1), (0, -1)]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(di, dj) in DIR: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next_i, next_j = i + di, j + dj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next_i &lt; 0 or next_i &gt;= m or next_j &lt; 0 or next_j &gt;= 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grid[next_i][next_j] == 1 or grid[next_i][next_j] == 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grid[next_i][next_j]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queue.append((next_i, next_j))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grid[i][j]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day - 1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/>
          <w:sz w:val="18"/>
          <w:szCs w:val="18"/>
        </w:rPr>
        <w:t>olution = Solution()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g</w:t>
      </w:r>
      <w:r>
        <w:rPr>
          <w:rFonts w:ascii="Courier New" w:eastAsia="宋体" w:hAnsi="Courier New" w:cs="Courier New"/>
          <w:sz w:val="18"/>
          <w:szCs w:val="18"/>
        </w:rPr>
        <w:t>enerator=[[0,0,0],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[0,0,0],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[0,0,1]]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print(</w:t>
      </w:r>
      <w:r w:rsidR="00DE52A2">
        <w:rPr>
          <w:rFonts w:ascii="Courier New" w:eastAsia="宋体" w:hAnsi="Courier New" w:cs="Courier New" w:hint="eastAsia"/>
          <w:sz w:val="18"/>
          <w:szCs w:val="18"/>
        </w:rPr>
        <w:t>"</w:t>
      </w:r>
      <w:r>
        <w:rPr>
          <w:rFonts w:ascii="Courier New" w:eastAsia="宋体" w:hAnsi="Courier New" w:cs="Courier New" w:hint="eastAsia"/>
          <w:sz w:val="18"/>
          <w:szCs w:val="18"/>
        </w:rPr>
        <w:t>输入</w:t>
      </w:r>
      <w:r w:rsidR="00DE52A2">
        <w:rPr>
          <w:rFonts w:ascii="Courier New" w:eastAsia="宋体" w:hAnsi="Courier New" w:cs="Courier New" w:hint="eastAsia"/>
          <w:sz w:val="18"/>
          <w:szCs w:val="18"/>
        </w:rPr>
        <w:t>：</w:t>
      </w:r>
      <w:r w:rsidR="00DE52A2">
        <w:rPr>
          <w:rFonts w:ascii="Courier New" w:eastAsia="宋体" w:hAnsi="Courier New" w:cs="Courier New" w:hint="eastAsia"/>
          <w:sz w:val="18"/>
          <w:szCs w:val="18"/>
        </w:rPr>
        <w:t>"</w:t>
      </w:r>
      <w:r>
        <w:rPr>
          <w:rFonts w:ascii="Courier New" w:eastAsia="宋体" w:hAnsi="Courier New" w:cs="Courier New"/>
          <w:sz w:val="18"/>
          <w:szCs w:val="18"/>
        </w:rPr>
        <w:t>,generator)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print("</w:t>
      </w:r>
      <w:r>
        <w:rPr>
          <w:rFonts w:ascii="Courier New" w:eastAsia="宋体" w:hAnsi="Courier New" w:cs="Courier New" w:hint="eastAsia"/>
          <w:sz w:val="18"/>
          <w:szCs w:val="18"/>
        </w:rPr>
        <w:t>输出</w:t>
      </w:r>
      <w:r w:rsidR="00DE52A2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",solution.</w:t>
      </w:r>
      <w: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>zombie(generator)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F4538D" w:rsidRPr="00362E0F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90" w:name="_Toc10452893"/>
      <w:bookmarkStart w:id="591" w:name="_Toc17299566"/>
      <w:bookmarkStart w:id="592" w:name="_Toc17300640"/>
      <w:bookmarkStart w:id="593" w:name="_Toc1730094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143</w:t>
      </w:r>
      <w:r>
        <w:rPr>
          <w:rFonts w:ascii="黑体" w:eastAsia="黑体" w:hAnsi="宋体" w:cs="Times New Roman"/>
          <w:bCs/>
          <w:sz w:val="28"/>
          <w:szCs w:val="28"/>
        </w:rPr>
        <w:t>】摊平二维向量</w:t>
      </w:r>
      <w:r w:rsidR="00362E0F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362E0F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362E0F" w:rsidRPr="00362E0F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90"/>
      <w:bookmarkEnd w:id="591"/>
      <w:bookmarkEnd w:id="592"/>
      <w:bookmarkEnd w:id="59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Vector2D(object):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vec2d):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self.vec2d = vec2d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self.row, self.col = 0,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self.next_elem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next(self):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self.next_elem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self.hasNext()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temp, self.next_elem = self.next_elem,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temp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hasNext(self):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self.next_elem: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self.col += 1</w:t>
      </w:r>
    </w:p>
    <w:p w:rsidR="002C1D9D" w:rsidRDefault="004805A6" w:rsidP="008F25D0">
      <w:pPr>
        <w:jc w:val="left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</w:t>
      </w:r>
      <w:r w:rsidR="00451A5F">
        <w:rPr>
          <w:rFonts w:ascii="Courier New" w:eastAsia="宋体" w:hAnsi="Courier New" w:cs="Courier New"/>
          <w:sz w:val="18"/>
          <w:szCs w:val="18"/>
        </w:rPr>
        <w:t>hile self.row &lt; len(self.vec2d)and self.col</w:t>
      </w:r>
      <w:r>
        <w:rPr>
          <w:rFonts w:ascii="Courier New" w:eastAsia="宋体" w:hAnsi="Courier New" w:cs="Courier New"/>
          <w:sz w:val="18"/>
          <w:szCs w:val="18"/>
        </w:rPr>
        <w:t>&gt;= len(self.vec2d[self.row]):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self.row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self.col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self.row &lt; len(self.vec2d) and self.col &lt; len(self.vec2d[self.row]):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self.next_elem = self.vec2d[self.row][self.col]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550EAE" w:rsidRPr="00550EAE" w:rsidRDefault="00550EAE" w:rsidP="008F25D0">
      <w:pPr>
        <w:rPr>
          <w:rFonts w:ascii="Courier New" w:eastAsia="宋体" w:hAnsi="Courier New" w:cs="Courier New"/>
          <w:sz w:val="18"/>
          <w:szCs w:val="18"/>
        </w:rPr>
      </w:pPr>
      <w:r w:rsidRPr="00550EAE">
        <w:rPr>
          <w:rFonts w:ascii="Courier New" w:eastAsia="宋体" w:hAnsi="Courier New" w:cs="Courier New"/>
          <w:sz w:val="18"/>
          <w:szCs w:val="18"/>
        </w:rPr>
        <w:t xml:space="preserve">    inputnum=[[1,2],[3],[4,5,6]]</w:t>
      </w:r>
    </w:p>
    <w:p w:rsidR="00550EAE" w:rsidRPr="00550EAE" w:rsidRDefault="00550EAE" w:rsidP="008F25D0">
      <w:pPr>
        <w:rPr>
          <w:rFonts w:ascii="Courier New" w:eastAsia="宋体" w:hAnsi="Courier New" w:cs="Courier New"/>
          <w:sz w:val="18"/>
          <w:szCs w:val="18"/>
        </w:rPr>
      </w:pPr>
      <w:r w:rsidRPr="00550EAE">
        <w:rPr>
          <w:rFonts w:ascii="Courier New" w:eastAsia="宋体" w:hAnsi="Courier New" w:cs="Courier New"/>
          <w:sz w:val="18"/>
          <w:szCs w:val="18"/>
        </w:rPr>
        <w:t xml:space="preserve">    vector2d=Vector2D(inputnum)</w:t>
      </w:r>
    </w:p>
    <w:p w:rsidR="00550EAE" w:rsidRPr="00550EAE" w:rsidRDefault="00550EAE" w:rsidP="008F25D0">
      <w:pPr>
        <w:rPr>
          <w:rFonts w:ascii="Courier New" w:eastAsia="宋体" w:hAnsi="Courier New" w:cs="Courier New"/>
          <w:sz w:val="18"/>
          <w:szCs w:val="18"/>
        </w:rPr>
      </w:pPr>
      <w:r w:rsidRPr="00550EA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50EAE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550EAE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550EAE" w:rsidRPr="00550EAE" w:rsidRDefault="00550EAE" w:rsidP="008F25D0">
      <w:pPr>
        <w:rPr>
          <w:rFonts w:ascii="Courier New" w:eastAsia="宋体" w:hAnsi="Courier New" w:cs="Courier New"/>
          <w:sz w:val="18"/>
          <w:szCs w:val="18"/>
        </w:rPr>
      </w:pPr>
      <w:r w:rsidRPr="00550EA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50EAE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550EAE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550EAE" w:rsidRPr="00550EAE" w:rsidRDefault="00550EAE" w:rsidP="008F25D0">
      <w:pPr>
        <w:rPr>
          <w:rFonts w:ascii="Courier New" w:eastAsia="宋体" w:hAnsi="Courier New" w:cs="Courier New"/>
          <w:sz w:val="18"/>
          <w:szCs w:val="18"/>
        </w:rPr>
      </w:pPr>
      <w:r w:rsidRPr="00550EAE">
        <w:rPr>
          <w:rFonts w:ascii="Courier New" w:eastAsia="宋体" w:hAnsi="Courier New" w:cs="Courier New"/>
          <w:sz w:val="18"/>
          <w:szCs w:val="18"/>
        </w:rPr>
        <w:t xml:space="preserve">    print(vector2d.next())</w:t>
      </w:r>
    </w:p>
    <w:p w:rsidR="00550EAE" w:rsidRPr="00550EAE" w:rsidRDefault="00550EAE" w:rsidP="008F25D0">
      <w:pPr>
        <w:rPr>
          <w:rFonts w:ascii="Courier New" w:eastAsia="宋体" w:hAnsi="Courier New" w:cs="Courier New"/>
          <w:sz w:val="18"/>
          <w:szCs w:val="18"/>
        </w:rPr>
      </w:pPr>
      <w:r w:rsidRPr="00550EAE">
        <w:rPr>
          <w:rFonts w:ascii="Courier New" w:eastAsia="宋体" w:hAnsi="Courier New" w:cs="Courier New"/>
          <w:sz w:val="18"/>
          <w:szCs w:val="18"/>
        </w:rPr>
        <w:t xml:space="preserve">    while vector2d.hasNext():</w:t>
      </w:r>
    </w:p>
    <w:p w:rsidR="002C1D9D" w:rsidRDefault="00550EAE" w:rsidP="008F25D0">
      <w:pPr>
        <w:rPr>
          <w:rFonts w:ascii="Courier New" w:eastAsia="宋体" w:hAnsi="Courier New" w:cs="Courier New"/>
          <w:bCs/>
          <w:sz w:val="18"/>
          <w:szCs w:val="18"/>
        </w:rPr>
      </w:pPr>
      <w:r w:rsidRPr="00550EAE">
        <w:rPr>
          <w:rFonts w:ascii="Courier New" w:eastAsia="宋体" w:hAnsi="Courier New" w:cs="Courier New"/>
          <w:sz w:val="18"/>
          <w:szCs w:val="18"/>
        </w:rPr>
        <w:t xml:space="preserve">        print(vector2d.next())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94" w:name="_Toc10452894"/>
      <w:bookmarkStart w:id="595" w:name="_Toc17299567"/>
      <w:bookmarkStart w:id="596" w:name="_Toc17300641"/>
      <w:bookmarkStart w:id="597" w:name="_Toc1730094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144</w:t>
      </w:r>
      <w:r>
        <w:rPr>
          <w:rFonts w:ascii="黑体" w:eastAsia="黑体" w:hAnsi="宋体" w:cs="Times New Roman"/>
          <w:bCs/>
          <w:sz w:val="28"/>
          <w:szCs w:val="28"/>
        </w:rPr>
        <w:t>】第K大的元素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94"/>
      <w:bookmarkEnd w:id="595"/>
      <w:bookmarkEnd w:id="596"/>
      <w:bookmarkEnd w:id="59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# nums</w:t>
      </w:r>
      <w:r w:rsidR="00B30B97">
        <w:rPr>
          <w:rFonts w:ascii="Courier New" w:eastAsia="宋体" w:hAnsi="Courier New" w:cs="Courier New" w:hint="eastAsia"/>
          <w:sz w:val="18"/>
          <w:szCs w:val="18"/>
        </w:rPr>
        <w:t>是整型数组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k</w:t>
      </w:r>
      <w:r w:rsidR="00B30B97">
        <w:rPr>
          <w:rFonts w:ascii="Courier New" w:eastAsia="宋体" w:hAnsi="Courier New" w:cs="Courier New" w:hint="eastAsia"/>
          <w:sz w:val="18"/>
          <w:szCs w:val="18"/>
        </w:rPr>
        <w:t>是整数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451A5F">
        <w:rPr>
          <w:rFonts w:ascii="Courier New" w:eastAsia="宋体" w:hAnsi="Courier New" w:cs="Courier New" w:hint="eastAsia"/>
          <w:sz w:val="18"/>
          <w:szCs w:val="18"/>
        </w:rPr>
        <w:t>返回数组</w:t>
      </w:r>
      <w:r w:rsidR="00B30B97">
        <w:rPr>
          <w:rFonts w:ascii="Courier New" w:eastAsia="宋体" w:hAnsi="Courier New" w:cs="Courier New" w:hint="eastAsia"/>
          <w:sz w:val="18"/>
          <w:szCs w:val="18"/>
        </w:rPr>
        <w:t>第</w:t>
      </w:r>
      <w:r w:rsidR="00B30B97">
        <w:rPr>
          <w:rFonts w:ascii="Courier New" w:eastAsia="宋体" w:hAnsi="Courier New" w:cs="Courier New" w:hint="eastAsia"/>
          <w:sz w:val="18"/>
          <w:szCs w:val="18"/>
        </w:rPr>
        <w:t>k</w:t>
      </w:r>
      <w:r w:rsidR="00B30B97">
        <w:rPr>
          <w:rFonts w:ascii="Courier New" w:eastAsia="宋体" w:hAnsi="Courier New" w:cs="Courier New" w:hint="eastAsia"/>
          <w:sz w:val="18"/>
          <w:szCs w:val="18"/>
        </w:rPr>
        <w:t>大的元素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kthLargestElement2(self, nums,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import heapq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heap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num in nums: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heapq.heappush(heap, num)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len(heap) &gt;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heapq.heappop(heap)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heapq.heappop(heap)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3D201E" w:rsidRPr="003D201E" w:rsidRDefault="003D201E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201E">
        <w:rPr>
          <w:rFonts w:ascii="Courier New" w:eastAsia="宋体" w:hAnsi="Courier New" w:cs="Courier New"/>
          <w:sz w:val="18"/>
          <w:szCs w:val="18"/>
        </w:rPr>
        <w:t xml:space="preserve">    inputnum=[9,3,2,4,8]</w:t>
      </w:r>
    </w:p>
    <w:p w:rsidR="003D201E" w:rsidRPr="003D201E" w:rsidRDefault="003D201E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201E">
        <w:rPr>
          <w:rFonts w:ascii="Courier New" w:eastAsia="宋体" w:hAnsi="Courier New" w:cs="Courier New"/>
          <w:sz w:val="18"/>
          <w:szCs w:val="18"/>
        </w:rPr>
        <w:t xml:space="preserve">    k=3</w:t>
      </w:r>
    </w:p>
    <w:p w:rsidR="003D201E" w:rsidRPr="003D201E" w:rsidRDefault="003D201E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201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输入数组：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3D201E" w:rsidRPr="003D201E" w:rsidRDefault="003D201E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201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k=",k)</w:t>
      </w:r>
    </w:p>
    <w:p w:rsidR="003D201E" w:rsidRPr="003D201E" w:rsidRDefault="003D201E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201E"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2C1D9D" w:rsidRDefault="003D201E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201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",solution.kthLargestElement2(inputnum,k))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598" w:name="_Toc10452895"/>
      <w:bookmarkStart w:id="599" w:name="_Toc17299568"/>
      <w:bookmarkStart w:id="600" w:name="_Toc17300642"/>
      <w:bookmarkStart w:id="601" w:name="_Toc1730095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145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两数和小于或等于目标值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598"/>
      <w:bookmarkEnd w:id="599"/>
      <w:bookmarkEnd w:id="600"/>
      <w:bookmarkEnd w:id="60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20507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 w:rsidR="00205074">
        <w:rPr>
          <w:rFonts w:ascii="Courier New" w:eastAsia="宋体" w:hAnsi="Courier New" w:cs="Courier New" w:hint="eastAsia"/>
          <w:sz w:val="18"/>
          <w:szCs w:val="18"/>
        </w:rPr>
        <w:t>是整数数组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20507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target</w:t>
      </w:r>
      <w:r w:rsidR="00205074">
        <w:rPr>
          <w:rFonts w:ascii="Courier New" w:eastAsia="宋体" w:hAnsi="Courier New" w:cs="Courier New" w:hint="eastAsia"/>
          <w:sz w:val="18"/>
          <w:szCs w:val="18"/>
        </w:rPr>
        <w:t>是整数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205074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twoSum5(self, nums, target):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l, r = 0, len(nums)-1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cnt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nums.sort()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l &lt; 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value = nums[l] + nums[r]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value &gt; target: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cnt += r - 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l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cnt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 [2, 7, 11, 15]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target=24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>solution=Solution()</w:t>
      </w:r>
    </w:p>
    <w:p w:rsidR="00205074" w:rsidRPr="003D201E" w:rsidRDefault="00205074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201E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输入数组：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05074" w:rsidRPr="003D201E" w:rsidRDefault="00205074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201E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target</w:t>
      </w:r>
      <w:r>
        <w:rPr>
          <w:rFonts w:ascii="Courier New" w:eastAsia="宋体" w:hAnsi="Courier New" w:cs="Courier New" w:hint="eastAsia"/>
          <w:sz w:val="18"/>
          <w:szCs w:val="18"/>
        </w:rPr>
        <w:t>：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",</w:t>
      </w:r>
      <w:r>
        <w:rPr>
          <w:rFonts w:ascii="Courier New" w:eastAsia="宋体" w:hAnsi="Courier New" w:cs="Courier New"/>
          <w:sz w:val="18"/>
          <w:szCs w:val="18"/>
        </w:rPr>
        <w:t>target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205074" w:rsidRPr="003D201E" w:rsidRDefault="00205074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201E">
        <w:rPr>
          <w:rFonts w:ascii="Courier New" w:eastAsia="宋体" w:hAnsi="Courier New" w:cs="Courier New"/>
          <w:sz w:val="18"/>
          <w:szCs w:val="18"/>
        </w:rPr>
        <w:t>solution=Solution()</w:t>
      </w:r>
    </w:p>
    <w:p w:rsidR="002C1D9D" w:rsidRDefault="00205074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201E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3D201E">
        <w:rPr>
          <w:rFonts w:ascii="Courier New" w:eastAsia="宋体" w:hAnsi="Courier New" w:cs="Courier New" w:hint="eastAsia"/>
          <w:sz w:val="18"/>
          <w:szCs w:val="18"/>
        </w:rPr>
        <w:t>",</w:t>
      </w:r>
      <w:r w:rsidR="004805A6">
        <w:rPr>
          <w:rFonts w:ascii="Courier New" w:eastAsia="宋体" w:hAnsi="Courier New" w:cs="Courier New"/>
          <w:sz w:val="18"/>
          <w:szCs w:val="18"/>
        </w:rPr>
        <w:t>solution.twoSum5(inputnum,target))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02" w:name="_Toc10452896"/>
      <w:bookmarkStart w:id="603" w:name="_Toc17299569"/>
      <w:bookmarkStart w:id="604" w:name="_Toc17300643"/>
      <w:bookmarkStart w:id="605" w:name="_Toc1730095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146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两数差等于目标值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02"/>
      <w:bookmarkEnd w:id="603"/>
      <w:bookmarkEnd w:id="604"/>
      <w:bookmarkEnd w:id="60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E37DF8">
        <w:rPr>
          <w:rFonts w:ascii="Courier New" w:eastAsia="宋体" w:hAnsi="Courier New" w:cs="Courier New" w:hint="eastAsia"/>
          <w:sz w:val="18"/>
          <w:szCs w:val="18"/>
        </w:rPr>
        <w:t>#</w:t>
      </w:r>
      <w:r w:rsidR="00E37DF8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 w:rsidR="00E37DF8">
        <w:rPr>
          <w:rFonts w:ascii="Courier New" w:eastAsia="宋体" w:hAnsi="Courier New" w:cs="Courier New" w:hint="eastAsia"/>
          <w:sz w:val="18"/>
          <w:szCs w:val="18"/>
        </w:rPr>
        <w:t>是整数数组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E37DF8">
        <w:rPr>
          <w:rFonts w:ascii="Courier New" w:eastAsia="宋体" w:hAnsi="Courier New" w:cs="Courier New" w:hint="eastAsia"/>
          <w:sz w:val="18"/>
          <w:szCs w:val="18"/>
        </w:rPr>
        <w:t>#</w:t>
      </w:r>
      <w:r w:rsidR="00E37DF8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target</w:t>
      </w:r>
      <w:r w:rsidR="00E37DF8">
        <w:rPr>
          <w:rFonts w:ascii="Courier New" w:eastAsia="宋体" w:hAnsi="Courier New" w:cs="Courier New" w:hint="eastAsia"/>
          <w:sz w:val="18"/>
          <w:szCs w:val="18"/>
        </w:rPr>
        <w:t>是整数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E37DF8">
        <w:rPr>
          <w:rFonts w:ascii="Courier New" w:eastAsia="宋体" w:hAnsi="Courier New" w:cs="Courier New" w:hint="eastAsia"/>
          <w:sz w:val="18"/>
          <w:szCs w:val="18"/>
        </w:rPr>
        <w:t>#</w:t>
      </w:r>
      <w:r w:rsidR="00E37DF8">
        <w:rPr>
          <w:rFonts w:ascii="Courier New" w:eastAsia="宋体" w:hAnsi="Courier New" w:cs="Courier New" w:hint="eastAsia"/>
          <w:sz w:val="18"/>
          <w:szCs w:val="18"/>
        </w:rPr>
        <w:t>返回数组的索引值加</w:t>
      </w:r>
      <w:r w:rsidR="00E37DF8">
        <w:rPr>
          <w:rFonts w:ascii="Courier New" w:eastAsia="宋体" w:hAnsi="Courier New" w:cs="Courier New" w:hint="eastAsia"/>
          <w:sz w:val="18"/>
          <w:szCs w:val="18"/>
        </w:rPr>
        <w:t>1</w:t>
      </w:r>
      <w:r w:rsidR="00E37DF8">
        <w:rPr>
          <w:rFonts w:ascii="Courier New" w:eastAsia="宋体" w:hAnsi="Courier New" w:cs="Courier New" w:hint="eastAsia"/>
          <w:sz w:val="18"/>
          <w:szCs w:val="18"/>
        </w:rPr>
        <w:t>，</w:t>
      </w:r>
      <w:r>
        <w:rPr>
          <w:rFonts w:ascii="Courier New" w:eastAsia="宋体" w:hAnsi="Courier New" w:cs="Courier New"/>
          <w:sz w:val="18"/>
          <w:szCs w:val="18"/>
        </w:rPr>
        <w:t>[index1 + 1, index2 + 1] (index1 &lt; index2)</w:t>
      </w:r>
    </w:p>
    <w:p w:rsidR="002C1D9D" w:rsidRDefault="00E37DF8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twoS</w:t>
      </w:r>
      <w:r>
        <w:rPr>
          <w:rFonts w:ascii="Courier New" w:eastAsia="宋体" w:hAnsi="Courier New" w:cs="Courier New" w:hint="eastAsia"/>
          <w:sz w:val="18"/>
          <w:szCs w:val="18"/>
        </w:rPr>
        <w:t>ub</w:t>
      </w:r>
      <w:r w:rsidR="004805A6">
        <w:rPr>
          <w:rFonts w:ascii="Courier New" w:eastAsia="宋体" w:hAnsi="Courier New" w:cs="Courier New"/>
          <w:sz w:val="18"/>
          <w:szCs w:val="18"/>
        </w:rPr>
        <w:t>(self, nums, target):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 = [(num, i) for i, num in enumerate(nums)]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target = abs(target)  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n, indexs = len(nums),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 = sorted(nums, key=lambda x: x[0])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j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== j: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j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j &lt; n and nums[j][0] - nums[i][0] &lt; target: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j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j &lt; n and nums[j][0] - nums[i][0] == target: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indexs = [nums[i][1] + 1, nums[j][1] + 1]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indexs[0] &gt; indexs[1]: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indexs[0], indexs[1] = indexs[1], indexs[0]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indexs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 [2, 7, 15, 24]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target=5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solution=Solution()</w:t>
      </w:r>
    </w:p>
    <w:p w:rsidR="00E37DF8" w:rsidRPr="00E37DF8" w:rsidRDefault="00E37DF8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E37DF8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E37DF8">
        <w:rPr>
          <w:rFonts w:ascii="Courier New" w:eastAsia="宋体" w:hAnsi="Courier New" w:cs="Courier New" w:hint="eastAsia"/>
          <w:sz w:val="18"/>
          <w:szCs w:val="18"/>
        </w:rPr>
        <w:t>输入数组：</w:t>
      </w:r>
      <w:r w:rsidRPr="00E37DF8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E37DF8" w:rsidRPr="00E37DF8" w:rsidRDefault="00E37DF8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E37DF8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E37DF8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E37DF8">
        <w:rPr>
          <w:rFonts w:ascii="Courier New" w:eastAsia="宋体" w:hAnsi="Courier New" w:cs="Courier New" w:hint="eastAsia"/>
          <w:sz w:val="18"/>
          <w:szCs w:val="18"/>
        </w:rPr>
        <w:t>target</w:t>
      </w:r>
      <w:r w:rsidRPr="00E37DF8">
        <w:rPr>
          <w:rFonts w:ascii="Courier New" w:eastAsia="宋体" w:hAnsi="Courier New" w:cs="Courier New" w:hint="eastAsia"/>
          <w:sz w:val="18"/>
          <w:szCs w:val="18"/>
        </w:rPr>
        <w:t>：</w:t>
      </w:r>
      <w:r w:rsidRPr="00E37DF8">
        <w:rPr>
          <w:rFonts w:ascii="Courier New" w:eastAsia="宋体" w:hAnsi="Courier New" w:cs="Courier New" w:hint="eastAsia"/>
          <w:sz w:val="18"/>
          <w:szCs w:val="18"/>
        </w:rPr>
        <w:t>",target)</w:t>
      </w:r>
    </w:p>
    <w:p w:rsidR="002C1D9D" w:rsidRDefault="00E37DF8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E37DF8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E37DF8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E37DF8">
        <w:rPr>
          <w:rFonts w:ascii="Courier New" w:eastAsia="宋体" w:hAnsi="Courier New" w:cs="Courier New" w:hint="eastAsia"/>
          <w:sz w:val="18"/>
          <w:szCs w:val="18"/>
        </w:rPr>
        <w:t>",</w:t>
      </w:r>
      <w:r w:rsidR="004805A6">
        <w:rPr>
          <w:rFonts w:ascii="Courier New" w:eastAsia="宋体" w:hAnsi="Courier New" w:cs="Courier New"/>
          <w:sz w:val="18"/>
          <w:szCs w:val="18"/>
        </w:rPr>
        <w:t>solution.twoS</w:t>
      </w:r>
      <w:r>
        <w:rPr>
          <w:rFonts w:ascii="Courier New" w:eastAsia="宋体" w:hAnsi="Courier New" w:cs="Courier New"/>
          <w:sz w:val="18"/>
          <w:szCs w:val="18"/>
        </w:rPr>
        <w:t>ub</w:t>
      </w:r>
      <w:r w:rsidR="004805A6">
        <w:rPr>
          <w:rFonts w:ascii="Courier New" w:eastAsia="宋体" w:hAnsi="Courier New" w:cs="Courier New"/>
          <w:sz w:val="18"/>
          <w:szCs w:val="18"/>
        </w:rPr>
        <w:t>(inputnum,target))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06" w:name="_Toc10452897"/>
      <w:bookmarkStart w:id="607" w:name="_Toc17299570"/>
      <w:bookmarkStart w:id="608" w:name="_Toc17300644"/>
      <w:bookmarkStart w:id="609" w:name="_Toc17300952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147</w:t>
      </w:r>
      <w:r>
        <w:rPr>
          <w:rFonts w:ascii="黑体" w:eastAsia="黑体" w:hAnsi="宋体" w:cs="Times New Roman"/>
          <w:bCs/>
          <w:sz w:val="28"/>
          <w:szCs w:val="28"/>
        </w:rPr>
        <w:t>】骑士的最短路线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06"/>
      <w:bookmarkEnd w:id="607"/>
      <w:bookmarkEnd w:id="608"/>
      <w:bookmarkEnd w:id="60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collections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Point: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a=0, b=0):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self.x = 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self.y = 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DIRECTIONS = [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(-2, -1), (-2, 1), (-1, 2), (1, 2),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(2, 1), (2, -1), (1, -2), (-1, -2),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#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grid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表示棋盘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#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source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表示起点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#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destination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表示终点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#</w:t>
      </w:r>
      <w:r w:rsidR="00757120">
        <w:rPr>
          <w:rFonts w:ascii="Courier New" w:eastAsia="宋体" w:hAnsi="Courier New" w:cs="Courier New" w:hint="eastAsia"/>
          <w:sz w:val="18"/>
          <w:szCs w:val="18"/>
        </w:rPr>
        <w:t>返回最短路径长度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shortestPath(self, grid, source, destination):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queue = collections.deque([(source.x, source.y)])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distance = {(source.x, source.y): 0}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queue: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x, y = queue.popleft()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(x, y) == (destination.x, destination.y):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distance[(x, y)]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dx, dy in DIRECTIONS: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next_x, next_y = x + dx, y + dy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(next_x, next_y) in distance: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not self.is_valid(next_x, next_y, grid):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distance[(next_x, next_y)] = distance[(x, y)]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queue.append((next_x, next_y))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is_valid(self, x, y, grid):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n, m = len(grid), len(grid[0])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x &lt; 0 or x &gt;= n or y &lt; 0 or y &gt;= m: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not grid[x][y]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inputnum=[[0,0,0],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</w:t>
      </w:r>
      <w:r w:rsidR="00757120">
        <w:rPr>
          <w:rFonts w:ascii="Courier New" w:eastAsia="宋体" w:hAnsi="Courier New" w:cs="Courier New"/>
          <w:sz w:val="18"/>
          <w:szCs w:val="18"/>
        </w:rPr>
        <w:t xml:space="preserve">              </w:t>
      </w:r>
      <w:r>
        <w:rPr>
          <w:rFonts w:ascii="Courier New" w:eastAsia="宋体" w:hAnsi="Courier New" w:cs="Courier New"/>
          <w:sz w:val="18"/>
          <w:szCs w:val="18"/>
        </w:rPr>
        <w:t>[0,0,0],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</w:t>
      </w:r>
      <w:r w:rsidR="00757120">
        <w:rPr>
          <w:rFonts w:ascii="Courier New" w:eastAsia="宋体" w:hAnsi="Courier New" w:cs="Courier New"/>
          <w:sz w:val="18"/>
          <w:szCs w:val="18"/>
        </w:rPr>
        <w:t xml:space="preserve">              </w:t>
      </w:r>
      <w:r>
        <w:rPr>
          <w:rFonts w:ascii="Courier New" w:eastAsia="宋体" w:hAnsi="Courier New" w:cs="Courier New"/>
          <w:sz w:val="18"/>
          <w:szCs w:val="18"/>
        </w:rPr>
        <w:t>[0,0,0]]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source = Point(2,0)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destination = Point(2,2)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solution=Solution()</w:t>
      </w:r>
    </w:p>
    <w:p w:rsidR="00757120" w:rsidRPr="00757120" w:rsidRDefault="0075712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757120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棋盘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：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757120" w:rsidRDefault="0075712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757120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起点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[</w:t>
      </w:r>
      <w:r>
        <w:rPr>
          <w:rFonts w:ascii="Courier New" w:eastAsia="宋体" w:hAnsi="Courier New" w:cs="Courier New"/>
          <w:sz w:val="18"/>
          <w:szCs w:val="18"/>
        </w:rPr>
        <w:t>2,0</w:t>
      </w:r>
      <w:r>
        <w:rPr>
          <w:rFonts w:ascii="Courier New" w:eastAsia="宋体" w:hAnsi="Courier New" w:cs="Courier New" w:hint="eastAsia"/>
          <w:sz w:val="18"/>
          <w:szCs w:val="18"/>
        </w:rPr>
        <w:t>]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757120" w:rsidRDefault="0075712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757120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输入</w:t>
      </w:r>
      <w:r>
        <w:rPr>
          <w:rFonts w:ascii="Courier New" w:eastAsia="宋体" w:hAnsi="Courier New" w:cs="Courier New" w:hint="eastAsia"/>
          <w:sz w:val="18"/>
          <w:szCs w:val="18"/>
        </w:rPr>
        <w:t>终点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[</w:t>
      </w:r>
      <w:r>
        <w:rPr>
          <w:rFonts w:ascii="Courier New" w:eastAsia="宋体" w:hAnsi="Courier New" w:cs="Courier New"/>
          <w:sz w:val="18"/>
          <w:szCs w:val="18"/>
        </w:rPr>
        <w:t>2,2</w:t>
      </w:r>
      <w:r>
        <w:rPr>
          <w:rFonts w:ascii="Courier New" w:eastAsia="宋体" w:hAnsi="Courier New" w:cs="Courier New" w:hint="eastAsia"/>
          <w:sz w:val="18"/>
          <w:szCs w:val="18"/>
        </w:rPr>
        <w:t>]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"</w:t>
      </w:r>
      <w:r>
        <w:rPr>
          <w:rFonts w:ascii="Courier New" w:eastAsia="宋体" w:hAnsi="Courier New" w:cs="Courier New"/>
          <w:sz w:val="18"/>
          <w:szCs w:val="18"/>
        </w:rPr>
        <w:t>)</w:t>
      </w:r>
    </w:p>
    <w:p w:rsidR="002C1D9D" w:rsidRDefault="0075712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757120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输出</w:t>
      </w:r>
      <w:r>
        <w:rPr>
          <w:rFonts w:ascii="Courier New" w:eastAsia="宋体" w:hAnsi="Courier New" w:cs="Courier New" w:hint="eastAsia"/>
          <w:sz w:val="18"/>
          <w:szCs w:val="18"/>
        </w:rPr>
        <w:t>步数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：</w:t>
      </w:r>
      <w:r w:rsidRPr="00757120">
        <w:rPr>
          <w:rFonts w:ascii="Courier New" w:eastAsia="宋体" w:hAnsi="Courier New" w:cs="Courier New" w:hint="eastAsia"/>
          <w:sz w:val="18"/>
          <w:szCs w:val="18"/>
        </w:rPr>
        <w:t>",</w:t>
      </w:r>
      <w:r w:rsidR="004805A6">
        <w:rPr>
          <w:rFonts w:ascii="Courier New" w:eastAsia="宋体" w:hAnsi="Courier New" w:cs="Courier New"/>
          <w:sz w:val="18"/>
          <w:szCs w:val="18"/>
        </w:rPr>
        <w:t>solution.shortestPath(inputnum,source,destination))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10" w:name="_Toc10452898"/>
      <w:bookmarkStart w:id="611" w:name="_Toc17299571"/>
      <w:bookmarkStart w:id="612" w:name="_Toc17300645"/>
      <w:bookmarkStart w:id="613" w:name="_Toc1730095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148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K个最近的点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10"/>
      <w:bookmarkEnd w:id="611"/>
      <w:bookmarkEnd w:id="612"/>
      <w:bookmarkEnd w:id="61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heapq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numpy as np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np.set_printoptions(threshold=np.inf)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Point: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a=0, b=0):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self.x = 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self.y = 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B81304">
        <w:rPr>
          <w:rFonts w:ascii="Courier New" w:eastAsia="宋体" w:hAnsi="Courier New" w:cs="Courier New"/>
          <w:sz w:val="18"/>
          <w:szCs w:val="18"/>
        </w:rPr>
        <w:t>#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points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为坐标点列表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#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origin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为初始点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#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k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#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返回</w:t>
      </w:r>
      <w:r>
        <w:rPr>
          <w:rFonts w:ascii="Courier New" w:eastAsia="宋体" w:hAnsi="Courier New" w:cs="Courier New"/>
          <w:sz w:val="18"/>
          <w:szCs w:val="18"/>
        </w:rPr>
        <w:t>k</w:t>
      </w:r>
      <w:r w:rsidR="00B81304">
        <w:rPr>
          <w:rFonts w:ascii="Courier New" w:eastAsia="宋体" w:hAnsi="Courier New" w:cs="Courier New" w:hint="eastAsia"/>
          <w:sz w:val="18"/>
          <w:szCs w:val="18"/>
        </w:rPr>
        <w:t>个最邻近点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kClosest(self, points, origin,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self.heap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point in points: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dist = self.getDistance(point, origin)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heapq.heappush(self.heap, (-dist, -point.x, -point.y))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len(self.heap) &gt;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heapq.heappop(self.heap)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len(self.heap) &gt;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_, x, y = heapq.heappop(self.heap)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ret.append(Point(-x, -y))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ret.reverse()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getDistance(self, a, 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(a.x - b.x) ** 2 + (a.y - b.y) **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__name__=='__main__':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a1=Point(0,0)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a2=Point(0,9)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inputnum=[a1,a2]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origin=Point(0,0)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k=1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rp=Point(0,0)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rp=solution.kClosest(inputnum,origin,k)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array=[[rp[0].x,rp[0].y]]</w:t>
      </w:r>
    </w:p>
    <w:p w:rsidR="003D01FA" w:rsidRPr="003D01FA" w:rsidRDefault="003D01FA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01FA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3D01FA">
        <w:rPr>
          <w:rFonts w:ascii="Courier New" w:eastAsia="宋体" w:hAnsi="Courier New" w:cs="Courier New" w:hint="eastAsia"/>
          <w:sz w:val="18"/>
          <w:szCs w:val="18"/>
        </w:rPr>
        <w:t>输入坐标点：</w:t>
      </w:r>
      <w:r w:rsidRPr="003D01FA">
        <w:rPr>
          <w:rFonts w:ascii="Courier New" w:eastAsia="宋体" w:hAnsi="Courier New" w:cs="Courier New" w:hint="eastAsia"/>
          <w:sz w:val="18"/>
          <w:szCs w:val="18"/>
        </w:rPr>
        <w:t>[[0,0],[0,9]</w:t>
      </w:r>
      <w:r w:rsidR="00532AA0">
        <w:rPr>
          <w:rFonts w:ascii="Courier New" w:eastAsia="宋体" w:hAnsi="Courier New" w:cs="Courier New"/>
          <w:sz w:val="18"/>
          <w:szCs w:val="18"/>
        </w:rPr>
        <w:t>]</w:t>
      </w:r>
      <w:r w:rsidRPr="003D01FA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3D01FA" w:rsidRPr="003D01FA" w:rsidRDefault="003D01FA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01FA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3D01FA">
        <w:rPr>
          <w:rFonts w:ascii="Courier New" w:eastAsia="宋体" w:hAnsi="Courier New" w:cs="Courier New" w:hint="eastAsia"/>
          <w:sz w:val="18"/>
          <w:szCs w:val="18"/>
        </w:rPr>
        <w:t>最近坐标数：</w:t>
      </w:r>
      <w:r w:rsidRPr="003D01FA">
        <w:rPr>
          <w:rFonts w:ascii="Courier New" w:eastAsia="宋体" w:hAnsi="Courier New" w:cs="Courier New" w:hint="eastAsia"/>
          <w:sz w:val="18"/>
          <w:szCs w:val="18"/>
        </w:rPr>
        <w:t>k=1")</w:t>
      </w:r>
    </w:p>
    <w:p w:rsidR="002C1D9D" w:rsidRDefault="003D01FA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3D01FA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3D01FA">
        <w:rPr>
          <w:rFonts w:ascii="Courier New" w:eastAsia="宋体" w:hAnsi="Courier New" w:cs="Courier New" w:hint="eastAsia"/>
          <w:sz w:val="18"/>
          <w:szCs w:val="18"/>
        </w:rPr>
        <w:t>输出坐标点：</w:t>
      </w:r>
      <w:r w:rsidRPr="003D01FA">
        <w:rPr>
          <w:rFonts w:ascii="Courier New" w:eastAsia="宋体" w:hAnsi="Courier New" w:cs="Courier New" w:hint="eastAsia"/>
          <w:sz w:val="18"/>
          <w:szCs w:val="18"/>
        </w:rPr>
        <w:t>",array)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14" w:name="_Toc10452899"/>
      <w:bookmarkStart w:id="615" w:name="_Toc17299572"/>
      <w:bookmarkStart w:id="616" w:name="_Toc17300646"/>
      <w:bookmarkStart w:id="617" w:name="_Toc1730095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149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优秀成绩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14"/>
      <w:bookmarkEnd w:id="615"/>
      <w:bookmarkEnd w:id="616"/>
      <w:bookmarkEnd w:id="617"/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Record: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id, score):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self.id = id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self.score = score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@param {Record[]} results a list of &lt;student_id, score&gt;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@return {dict(id, average)} find the average of 5 highest scores for each person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&lt;key, value&gt; (student_id, average_score)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highFive(self, results):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# Write your code here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hash = dict()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r in results: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r.id not in hash: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hash[r.id]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hash[r.id].append(r.score)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len(hash[r.id]) &gt; 5: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index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i in range(1, 6):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hash[r.id][i] &lt; hash[r.id][index]: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index = i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hash[r.id].pop(index)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answer = dict()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id, scores in hash.items():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answer[id] = sum(scores) / 5.0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answer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__name__=='__main__':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r1=Record(1,9</w:t>
      </w:r>
      <w:r w:rsidR="00B25BEB">
        <w:rPr>
          <w:rFonts w:ascii="Courier New" w:eastAsia="宋体" w:hAnsi="Courier New" w:cs="Courier New"/>
          <w:sz w:val="18"/>
          <w:szCs w:val="18"/>
        </w:rPr>
        <w:t>0</w:t>
      </w:r>
      <w:r>
        <w:rPr>
          <w:rFonts w:ascii="Courier New" w:eastAsia="宋体" w:hAnsi="Courier New" w:cs="Courier New"/>
          <w:sz w:val="18"/>
          <w:szCs w:val="18"/>
        </w:rPr>
        <w:t>)</w:t>
      </w:r>
    </w:p>
    <w:p w:rsidR="002C1D9D" w:rsidRDefault="00B25BEB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r2=Record(1,93</w:t>
      </w:r>
      <w:r w:rsidR="004805A6">
        <w:rPr>
          <w:rFonts w:ascii="Courier New" w:eastAsia="宋体" w:hAnsi="Courier New" w:cs="Courier New"/>
          <w:sz w:val="18"/>
          <w:szCs w:val="18"/>
        </w:rPr>
        <w:t>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r3=Record(2,93)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r4=Record(2,99)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r5=Record(2,98)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r6=Record(2,97)</w:t>
      </w:r>
    </w:p>
    <w:p w:rsidR="002C1D9D" w:rsidRDefault="00B25BEB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r7=Record(1,62</w:t>
      </w:r>
      <w:r w:rsidR="004805A6">
        <w:rPr>
          <w:rFonts w:ascii="Courier New" w:eastAsia="宋体" w:hAnsi="Courier New" w:cs="Courier New"/>
          <w:sz w:val="18"/>
          <w:szCs w:val="18"/>
        </w:rPr>
        <w:t>)</w:t>
      </w:r>
    </w:p>
    <w:p w:rsidR="002C1D9D" w:rsidRDefault="00B25BEB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r8=Record(1,56</w:t>
      </w:r>
      <w:r w:rsidR="004805A6">
        <w:rPr>
          <w:rFonts w:ascii="Courier New" w:eastAsia="宋体" w:hAnsi="Courier New" w:cs="Courier New"/>
          <w:sz w:val="18"/>
          <w:szCs w:val="18"/>
        </w:rPr>
        <w:t>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r9=Record(2,</w:t>
      </w:r>
      <w:r w:rsidR="00B25BEB">
        <w:rPr>
          <w:rFonts w:ascii="Courier New" w:eastAsia="宋体" w:hAnsi="Courier New" w:cs="Courier New"/>
          <w:sz w:val="18"/>
          <w:szCs w:val="18"/>
        </w:rPr>
        <w:t>95</w:t>
      </w:r>
      <w:r>
        <w:rPr>
          <w:rFonts w:ascii="Courier New" w:eastAsia="宋体" w:hAnsi="Courier New" w:cs="Courier New"/>
          <w:sz w:val="18"/>
          <w:szCs w:val="18"/>
        </w:rPr>
        <w:t>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r10=Record(1,61)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list=[r1,r2,r3,r4,r5,r6,r7,r8,r9,r10]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print(solution.highFive(list))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18" w:name="_Toc10452900"/>
      <w:bookmarkStart w:id="619" w:name="_Toc17299573"/>
      <w:bookmarkStart w:id="620" w:name="_Toc17300647"/>
      <w:bookmarkStart w:id="621" w:name="_Toc1730095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150</w:t>
      </w:r>
      <w:r>
        <w:rPr>
          <w:rFonts w:ascii="黑体" w:eastAsia="黑体" w:hAnsi="宋体" w:cs="Times New Roman"/>
          <w:bCs/>
          <w:sz w:val="28"/>
          <w:szCs w:val="28"/>
        </w:rPr>
        <w:t>】二叉树的最长连续子序列</w:t>
      </w:r>
      <w:r>
        <w:rPr>
          <w:rFonts w:ascii="黑体" w:eastAsia="黑体" w:hAnsi="宋体" w:cs="Times New Roman" w:hint="eastAsia"/>
          <w:bCs/>
          <w:sz w:val="28"/>
          <w:szCs w:val="28"/>
        </w:rPr>
        <w:t>I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18"/>
      <w:bookmarkEnd w:id="619"/>
      <w:bookmarkEnd w:id="620"/>
      <w:bookmarkEnd w:id="62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 = 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self.left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self.right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</w:t>
      </w:r>
      <w:r w:rsidR="005E5523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root</w:t>
      </w:r>
      <w:r w:rsidR="005E5523">
        <w:rPr>
          <w:rFonts w:ascii="Courier New" w:eastAsia="宋体" w:hAnsi="Courier New" w:cs="Courier New" w:hint="eastAsia"/>
          <w:sz w:val="18"/>
          <w:szCs w:val="18"/>
        </w:rPr>
        <w:t>是二叉树的根节点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</w:t>
      </w:r>
      <w:r w:rsidR="005E5523">
        <w:rPr>
          <w:rFonts w:ascii="Courier New" w:eastAsia="宋体" w:hAnsi="Courier New" w:cs="Courier New" w:hint="eastAsia"/>
          <w:sz w:val="18"/>
          <w:szCs w:val="18"/>
        </w:rPr>
        <w:t>返回</w:t>
      </w:r>
      <w:r w:rsidR="005E5523" w:rsidRPr="005E5523">
        <w:rPr>
          <w:rFonts w:ascii="Courier New" w:eastAsia="宋体" w:hAnsi="Courier New" w:cs="Courier New" w:hint="eastAsia"/>
          <w:sz w:val="18"/>
          <w:szCs w:val="18"/>
        </w:rPr>
        <w:t>最长连续序列路径的长度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longestConsecutive2(self,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max_len, _, _, = self.helper(root)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max_len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helper(self,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0, 0,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left_len, left_down, left_up = self.helper(root.left)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right_len, right_down, right_up = self.helper(root.right)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down, up = 0,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root.left is not None and root.left.val + 1 == root.val: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down = max(down, left_down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root.left is not None and root.left.val - 1 == root.val: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up = max(up, left_up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root.right is not None and root.right.val + 1 == root.val: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down = max(down, right_down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root.right is not None and root.right.val - 1 == root.val: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up = max(up, right_up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len = down + 1 + up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len = max(len, left_len, right_len)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len, down, up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__name__=='__main__':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inputnum={1,2,0,3}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root0=TreeNode(0)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root1=TreeNode(1)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root2=TreeNode(2)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root3=TreeNode(3)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root1.left=root2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root1.right=root0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root2.left=root3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solution=Solution()</w:t>
      </w:r>
    </w:p>
    <w:p w:rsidR="005E5523" w:rsidRPr="005E5523" w:rsidRDefault="005E5523" w:rsidP="008F25D0">
      <w:pPr>
        <w:rPr>
          <w:rFonts w:ascii="Courier New" w:eastAsia="宋体" w:hAnsi="Courier New" w:cs="Courier New"/>
          <w:sz w:val="18"/>
          <w:szCs w:val="18"/>
        </w:rPr>
      </w:pPr>
      <w:r w:rsidRPr="005E552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E5523">
        <w:rPr>
          <w:rFonts w:ascii="Courier New" w:eastAsia="宋体" w:hAnsi="Courier New" w:cs="Courier New" w:hint="eastAsia"/>
          <w:sz w:val="18"/>
          <w:szCs w:val="18"/>
        </w:rPr>
        <w:t>输入：</w:t>
      </w:r>
      <w:r w:rsidRPr="005E5523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C1D9D" w:rsidRDefault="005E5523" w:rsidP="008F25D0">
      <w:pPr>
        <w:rPr>
          <w:rFonts w:ascii="Courier New" w:eastAsia="宋体" w:hAnsi="Courier New" w:cs="Courier New"/>
          <w:sz w:val="18"/>
          <w:szCs w:val="18"/>
        </w:rPr>
      </w:pPr>
      <w:r w:rsidRPr="005E552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E5523">
        <w:rPr>
          <w:rFonts w:ascii="Courier New" w:eastAsia="宋体" w:hAnsi="Courier New" w:cs="Courier New" w:hint="eastAsia"/>
          <w:sz w:val="18"/>
          <w:szCs w:val="18"/>
        </w:rPr>
        <w:t>输出：</w:t>
      </w:r>
      <w:r w:rsidRPr="005E5523">
        <w:rPr>
          <w:rFonts w:ascii="Courier New" w:eastAsia="宋体" w:hAnsi="Courier New" w:cs="Courier New" w:hint="eastAsia"/>
          <w:sz w:val="18"/>
          <w:szCs w:val="18"/>
        </w:rPr>
        <w:t>",solution.longestConsecutive2(root1))</w:t>
      </w:r>
    </w:p>
    <w:p w:rsidR="002E1CB8" w:rsidRPr="002E1CB8" w:rsidRDefault="002E1CB8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22" w:name="_Toc10452903"/>
      <w:bookmarkStart w:id="623" w:name="_Toc17299574"/>
      <w:bookmarkStart w:id="624" w:name="_Toc17300648"/>
      <w:bookmarkStart w:id="625" w:name="_Toc17300956"/>
      <w:bookmarkStart w:id="626" w:name="_Toc10452901"/>
      <w:r w:rsidRPr="002E1CB8">
        <w:rPr>
          <w:rFonts w:ascii="黑体" w:eastAsia="黑体" w:hAnsi="宋体" w:cs="Times New Roman"/>
          <w:bCs/>
          <w:sz w:val="28"/>
          <w:szCs w:val="28"/>
        </w:rPr>
        <w:t>【例</w:t>
      </w:r>
      <w:r w:rsidRPr="002E1CB8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Pr="002E1CB8">
        <w:rPr>
          <w:rFonts w:ascii="黑体" w:eastAsia="黑体" w:hAnsi="宋体" w:cs="Times New Roman"/>
          <w:bCs/>
          <w:sz w:val="28"/>
          <w:szCs w:val="28"/>
        </w:rPr>
        <w:t>5</w:t>
      </w:r>
      <w:r>
        <w:rPr>
          <w:rFonts w:ascii="黑体" w:eastAsia="黑体" w:hAnsi="宋体" w:cs="Times New Roman"/>
          <w:bCs/>
          <w:sz w:val="28"/>
          <w:szCs w:val="28"/>
        </w:rPr>
        <w:t>1</w:t>
      </w:r>
      <w:r w:rsidRPr="002E1CB8">
        <w:rPr>
          <w:rFonts w:ascii="黑体" w:eastAsia="黑体" w:hAnsi="宋体" w:cs="Times New Roman"/>
          <w:bCs/>
          <w:sz w:val="28"/>
          <w:szCs w:val="28"/>
        </w:rPr>
        <w:t>】二叉树的最长连续子序列</w:t>
      </w:r>
      <w:r>
        <w:rPr>
          <w:rFonts w:ascii="黑体" w:eastAsia="黑体" w:hAnsi="宋体" w:cs="Times New Roman"/>
          <w:bCs/>
          <w:sz w:val="28"/>
          <w:szCs w:val="28"/>
        </w:rPr>
        <w:t>II</w:t>
      </w:r>
      <w:r w:rsidRPr="002E1CB8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Pr="002E1CB8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22"/>
      <w:bookmarkEnd w:id="623"/>
      <w:bookmarkEnd w:id="624"/>
      <w:bookmarkEnd w:id="625"/>
    </w:p>
    <w:p w:rsidR="002E1CB8" w:rsidRPr="002E1CB8" w:rsidRDefault="002E1CB8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2E1CB8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 w:hint="eastAsia"/>
          <w:sz w:val="18"/>
          <w:szCs w:val="18"/>
        </w:rPr>
        <w:t xml:space="preserve"># 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定义一个多节点的树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>class MultiTreeNode(object):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def __init__(self, x):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    self.val = x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 w:hint="eastAsia"/>
          <w:sz w:val="18"/>
          <w:szCs w:val="18"/>
        </w:rPr>
        <w:t xml:space="preserve">            self.children = [] # children 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是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 xml:space="preserve"> MultiTreeNode 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的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list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# 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2E1CB8">
        <w:rPr>
          <w:rFonts w:ascii="Courier New" w:eastAsia="宋体" w:hAnsi="Courier New" w:cs="Courier New"/>
          <w:sz w:val="18"/>
          <w:szCs w:val="18"/>
        </w:rPr>
        <w:t>root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为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k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叉树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# 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返回最长连续序列路径的长度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def longestConsecutive3(self, root):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max_len, _, _, = self.helper(root)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return max_len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def helper(self, root):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if root is None: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    return 0, 0, 0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max_len, up, down = 0, 0, 0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for child in root.children: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    result = self.helper(child)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    max_len = max(max_len, result[0])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    if child.val + 1 == root.val: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        down = max(down, result[1] + 1)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    if child.val - 1 == root.val: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        up = max(up, result[2] + 1)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max_len = max(down + 1 + up, max_len)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    return max_len, down, up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 w:hint="eastAsia"/>
          <w:sz w:val="18"/>
          <w:szCs w:val="18"/>
        </w:rPr>
        <w:t>#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lastRenderedPageBreak/>
        <w:t xml:space="preserve">    root=MultiTreeNode(5)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root1=MultiTreeNode(6)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root2=MultiTreeNode(4)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root3=MultiTreeNode(7)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root4=MultiTreeNode(5)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root5=MultiTreeNode(8)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root6=MultiTreeNode(3)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root7=MultiTreeNode(5)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root8=MultiTreeNode(3)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root.children=[root1,root2]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root1.children=[root3,root4,root5]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root2.children=[root6,root7,root8]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5&lt;6&lt;7&lt;&gt;,5&lt;&gt;,8&lt;&gt;&gt;,4&lt;3&lt;&gt;,5&lt;&gt;,31&lt;&gt;&gt;&gt;")</w:t>
      </w:r>
    </w:p>
    <w:p w:rsidR="002E1CB8" w:rsidRPr="002E1CB8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2E1CB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2E1CB8">
        <w:rPr>
          <w:rFonts w:ascii="Courier New" w:eastAsia="宋体" w:hAnsi="Courier New" w:cs="Courier New" w:hint="eastAsia"/>
          <w:sz w:val="18"/>
          <w:szCs w:val="18"/>
        </w:rPr>
        <w:t>",solution.longestConsecutive3(root))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27" w:name="_Toc17299575"/>
      <w:bookmarkStart w:id="628" w:name="_Toc17300649"/>
      <w:bookmarkStart w:id="629" w:name="_Toc1730095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15</w:t>
      </w:r>
      <w:r w:rsidR="002E1CB8">
        <w:rPr>
          <w:rFonts w:ascii="黑体" w:eastAsia="黑体" w:hAnsi="宋体" w:cs="Times New Roman"/>
          <w:bCs/>
          <w:sz w:val="28"/>
          <w:szCs w:val="28"/>
        </w:rPr>
        <w:t>2</w:t>
      </w:r>
      <w:r>
        <w:rPr>
          <w:rFonts w:ascii="黑体" w:eastAsia="黑体" w:hAnsi="宋体" w:cs="Times New Roman"/>
          <w:bCs/>
          <w:sz w:val="28"/>
          <w:szCs w:val="28"/>
        </w:rPr>
        <w:t>】课程表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26"/>
      <w:bookmarkEnd w:id="627"/>
      <w:bookmarkEnd w:id="628"/>
      <w:bookmarkEnd w:id="62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from collections import deque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</w:t>
      </w:r>
      <w:r w:rsidR="00C33D71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numCourses</w:t>
      </w:r>
      <w:r w:rsidR="00C33D71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</w:t>
      </w:r>
      <w:r w:rsidR="00C33D71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prerequisites</w:t>
      </w:r>
      <w:r w:rsidR="00C33D71">
        <w:rPr>
          <w:rFonts w:ascii="Courier New" w:eastAsia="宋体" w:hAnsi="Courier New" w:cs="Courier New" w:hint="eastAsia"/>
          <w:sz w:val="18"/>
          <w:szCs w:val="18"/>
        </w:rPr>
        <w:t>为先修课列表对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</w:t>
      </w:r>
      <w:r w:rsidR="00C33D71">
        <w:rPr>
          <w:rFonts w:ascii="Courier New" w:eastAsia="宋体" w:hAnsi="Courier New" w:cs="Courier New" w:hint="eastAsia"/>
          <w:sz w:val="18"/>
          <w:szCs w:val="18"/>
        </w:rPr>
        <w:t>返回是否能够完成所有课程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canFinish(self, numCourses, prerequisites):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edges = {i: [] for i in range(numCourses)}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degrees = [0 for i in range(numCourses)]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i, j in prerequisites: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edges[j].append(i)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degrees[i]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queue, count = deque([]),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range(numCourses):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degrees[i]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queue.append(i)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queue: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node = queue.popleft()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count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x in edges[node]: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degrees[x]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degrees[x]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queue.append(x)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count == numCourses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>if __name__=='__main__':</w:t>
      </w:r>
    </w:p>
    <w:p w:rsidR="00BD6BA2" w:rsidRPr="00BD6BA2" w:rsidRDefault="00BD6BA2" w:rsidP="008F25D0">
      <w:pPr>
        <w:rPr>
          <w:rFonts w:ascii="Courier New" w:eastAsia="宋体" w:hAnsi="Courier New" w:cs="Courier New"/>
          <w:sz w:val="18"/>
          <w:szCs w:val="18"/>
        </w:rPr>
      </w:pPr>
      <w:r w:rsidRPr="00BD6BA2">
        <w:rPr>
          <w:rFonts w:ascii="Courier New" w:eastAsia="宋体" w:hAnsi="Courier New" w:cs="Courier New"/>
          <w:sz w:val="18"/>
          <w:szCs w:val="18"/>
        </w:rPr>
        <w:t xml:space="preserve">    list1=[[1,0]]</w:t>
      </w:r>
    </w:p>
    <w:p w:rsidR="00BD6BA2" w:rsidRPr="00BD6BA2" w:rsidRDefault="00BD6BA2" w:rsidP="008F25D0">
      <w:pPr>
        <w:rPr>
          <w:rFonts w:ascii="Courier New" w:eastAsia="宋体" w:hAnsi="Courier New" w:cs="Courier New"/>
          <w:sz w:val="18"/>
          <w:szCs w:val="18"/>
        </w:rPr>
      </w:pPr>
      <w:r w:rsidRPr="00BD6BA2">
        <w:rPr>
          <w:rFonts w:ascii="Courier New" w:eastAsia="宋体" w:hAnsi="Courier New" w:cs="Courier New"/>
          <w:sz w:val="18"/>
          <w:szCs w:val="18"/>
        </w:rPr>
        <w:t xml:space="preserve">    n=2</w:t>
      </w:r>
    </w:p>
    <w:p w:rsidR="00BD6BA2" w:rsidRPr="00BD6BA2" w:rsidRDefault="00BD6BA2" w:rsidP="008F25D0">
      <w:pPr>
        <w:rPr>
          <w:rFonts w:ascii="Courier New" w:eastAsia="宋体" w:hAnsi="Courier New" w:cs="Courier New"/>
          <w:sz w:val="18"/>
          <w:szCs w:val="18"/>
        </w:rPr>
      </w:pPr>
      <w:r w:rsidRPr="00BD6BA2"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BD6BA2" w:rsidRPr="00BD6BA2" w:rsidRDefault="00BD6BA2" w:rsidP="008F25D0">
      <w:pPr>
        <w:rPr>
          <w:rFonts w:ascii="Courier New" w:eastAsia="宋体" w:hAnsi="Courier New" w:cs="Courier New"/>
          <w:sz w:val="18"/>
          <w:szCs w:val="18"/>
        </w:rPr>
      </w:pPr>
      <w:r w:rsidRPr="00BD6BA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D6BA2">
        <w:rPr>
          <w:rFonts w:ascii="Courier New" w:eastAsia="宋体" w:hAnsi="Courier New" w:cs="Courier New" w:hint="eastAsia"/>
          <w:sz w:val="18"/>
          <w:szCs w:val="18"/>
        </w:rPr>
        <w:t>输入课程数：</w:t>
      </w:r>
      <w:r w:rsidRPr="00BD6BA2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BD6BA2" w:rsidRPr="00BD6BA2" w:rsidRDefault="00BD6BA2" w:rsidP="008F25D0">
      <w:pPr>
        <w:rPr>
          <w:rFonts w:ascii="Courier New" w:eastAsia="宋体" w:hAnsi="Courier New" w:cs="Courier New"/>
          <w:sz w:val="18"/>
          <w:szCs w:val="18"/>
        </w:rPr>
      </w:pPr>
      <w:r w:rsidRPr="00BD6BA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D6BA2">
        <w:rPr>
          <w:rFonts w:ascii="Courier New" w:eastAsia="宋体" w:hAnsi="Courier New" w:cs="Courier New" w:hint="eastAsia"/>
          <w:sz w:val="18"/>
          <w:szCs w:val="18"/>
        </w:rPr>
        <w:t>课程关系为：</w:t>
      </w:r>
      <w:r w:rsidRPr="00BD6BA2">
        <w:rPr>
          <w:rFonts w:ascii="Courier New" w:eastAsia="宋体" w:hAnsi="Courier New" w:cs="Courier New" w:hint="eastAsia"/>
          <w:sz w:val="18"/>
          <w:szCs w:val="18"/>
        </w:rPr>
        <w:t>",list1)</w:t>
      </w:r>
    </w:p>
    <w:p w:rsidR="002C1D9D" w:rsidRPr="00C33D71" w:rsidRDefault="00BD6BA2" w:rsidP="008F25D0">
      <w:pPr>
        <w:rPr>
          <w:rFonts w:ascii="Courier New" w:eastAsia="宋体" w:hAnsi="Courier New" w:cs="Courier New"/>
          <w:sz w:val="18"/>
          <w:szCs w:val="18"/>
        </w:rPr>
      </w:pPr>
      <w:r w:rsidRPr="00BD6BA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D6BA2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BD6BA2">
        <w:rPr>
          <w:rFonts w:ascii="Courier New" w:eastAsia="宋体" w:hAnsi="Courier New" w:cs="Courier New" w:hint="eastAsia"/>
          <w:sz w:val="18"/>
          <w:szCs w:val="18"/>
        </w:rPr>
        <w:t>",solution.canFinish(n,list1))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30" w:name="_Toc10452902"/>
      <w:bookmarkStart w:id="631" w:name="_Toc17299576"/>
      <w:bookmarkStart w:id="632" w:name="_Toc17300650"/>
      <w:bookmarkStart w:id="633" w:name="_Toc1730095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15</w:t>
      </w:r>
      <w:r w:rsidR="002E1CB8">
        <w:rPr>
          <w:rFonts w:ascii="黑体" w:eastAsia="黑体" w:hAnsi="宋体" w:cs="Times New Roman"/>
          <w:bCs/>
          <w:sz w:val="28"/>
          <w:szCs w:val="28"/>
        </w:rPr>
        <w:t>3</w:t>
      </w:r>
      <w:r>
        <w:rPr>
          <w:rFonts w:ascii="黑体" w:eastAsia="黑体" w:hAnsi="宋体" w:cs="Times New Roman"/>
          <w:bCs/>
          <w:sz w:val="28"/>
          <w:szCs w:val="28"/>
        </w:rPr>
        <w:t>】安排课程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30"/>
      <w:bookmarkEnd w:id="631"/>
      <w:bookmarkEnd w:id="632"/>
      <w:bookmarkEnd w:id="63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from queue import Queue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F40835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numCourses</w:t>
      </w:r>
      <w:r w:rsidR="00F40835">
        <w:rPr>
          <w:rFonts w:ascii="Courier New" w:eastAsia="宋体" w:hAnsi="Courier New" w:cs="Courier New" w:hint="eastAsia"/>
          <w:sz w:val="18"/>
          <w:szCs w:val="18"/>
        </w:rPr>
        <w:t>为</w:t>
      </w:r>
      <w:r w:rsidR="00F40835">
        <w:rPr>
          <w:rFonts w:ascii="Courier New" w:eastAsia="宋体" w:hAnsi="Courier New" w:cs="Courier New"/>
          <w:sz w:val="18"/>
          <w:szCs w:val="18"/>
        </w:rPr>
        <w:t>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F40835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prerequisites</w:t>
      </w:r>
      <w:r w:rsidR="00F40835">
        <w:rPr>
          <w:rFonts w:ascii="Courier New" w:eastAsia="宋体" w:hAnsi="Courier New" w:cs="Courier New" w:hint="eastAsia"/>
          <w:sz w:val="18"/>
          <w:szCs w:val="18"/>
        </w:rPr>
        <w:t>为</w:t>
      </w:r>
      <w:r w:rsidR="00D52F49">
        <w:rPr>
          <w:rFonts w:ascii="Courier New" w:eastAsia="宋体" w:hAnsi="Courier New" w:cs="Courier New" w:hint="eastAsia"/>
          <w:sz w:val="18"/>
          <w:szCs w:val="18"/>
        </w:rPr>
        <w:t>课程</w:t>
      </w:r>
      <w:r w:rsidR="00D52F49">
        <w:rPr>
          <w:rFonts w:ascii="Courier New" w:eastAsia="宋体" w:hAnsi="Courier New" w:cs="Courier New"/>
          <w:sz w:val="18"/>
          <w:szCs w:val="18"/>
        </w:rPr>
        <w:t>约束关系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D52F49">
        <w:rPr>
          <w:rFonts w:ascii="Courier New" w:eastAsia="宋体" w:hAnsi="Courier New" w:cs="Courier New" w:hint="eastAsia"/>
          <w:sz w:val="18"/>
          <w:szCs w:val="18"/>
        </w:rPr>
        <w:t>返回</w:t>
      </w:r>
      <w:r w:rsidR="00D52F49">
        <w:rPr>
          <w:rFonts w:ascii="Courier New" w:eastAsia="宋体" w:hAnsi="Courier New" w:cs="Courier New"/>
          <w:sz w:val="18"/>
          <w:szCs w:val="18"/>
        </w:rPr>
        <w:t>课程顺序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findOrder(self, numCourses, prerequisites):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edges = {i: [] for i in range(numCourses)}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degrees = [0 for i in range(numCourses)]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i, j in prerequisites: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edges[j].append(i)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degrees[i]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queue = Queue(maxsize = numCourses)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range(numCourses):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degrees[i]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queue.put(i)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order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not queue.empty():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node = queue.get()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order.append(node)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x in edges[node]: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degrees[x]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degrees[x]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queue.put(x)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len(order) == numCourses: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order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n=4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list=[[1,0],[2,0],[3,1],[3,2]]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D52F49" w:rsidRPr="00D52F49" w:rsidRDefault="00D52F49" w:rsidP="008F25D0">
      <w:pPr>
        <w:rPr>
          <w:rFonts w:ascii="Courier New" w:eastAsia="宋体" w:hAnsi="Courier New" w:cs="Courier New"/>
          <w:sz w:val="18"/>
          <w:szCs w:val="18"/>
        </w:rPr>
      </w:pPr>
      <w:r w:rsidRPr="00D52F4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52F49">
        <w:rPr>
          <w:rFonts w:ascii="Courier New" w:eastAsia="宋体" w:hAnsi="Courier New" w:cs="Courier New" w:hint="eastAsia"/>
          <w:sz w:val="18"/>
          <w:szCs w:val="18"/>
        </w:rPr>
        <w:t>输入课程数：</w:t>
      </w:r>
      <w:r w:rsidRPr="00D52F49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D52F49" w:rsidRPr="00D52F49" w:rsidRDefault="00D52F49" w:rsidP="008F25D0">
      <w:pPr>
        <w:rPr>
          <w:rFonts w:ascii="Courier New" w:eastAsia="宋体" w:hAnsi="Courier New" w:cs="Courier New"/>
          <w:sz w:val="18"/>
          <w:szCs w:val="18"/>
        </w:rPr>
      </w:pPr>
      <w:r w:rsidRPr="00D52F49"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print("</w:t>
      </w:r>
      <w:r w:rsidRPr="00D52F49">
        <w:rPr>
          <w:rFonts w:ascii="Courier New" w:eastAsia="宋体" w:hAnsi="Courier New" w:cs="Courier New" w:hint="eastAsia"/>
          <w:sz w:val="18"/>
          <w:szCs w:val="18"/>
        </w:rPr>
        <w:t>输入约束为：</w:t>
      </w:r>
      <w:r w:rsidRPr="00D52F49">
        <w:rPr>
          <w:rFonts w:ascii="Courier New" w:eastAsia="宋体" w:hAnsi="Courier New" w:cs="Courier New" w:hint="eastAsia"/>
          <w:sz w:val="18"/>
          <w:szCs w:val="18"/>
        </w:rPr>
        <w:t>",list1)</w:t>
      </w:r>
    </w:p>
    <w:p w:rsidR="002C1D9D" w:rsidRDefault="00D52F49" w:rsidP="008F25D0">
      <w:pPr>
        <w:rPr>
          <w:rFonts w:ascii="Courier New" w:eastAsia="宋体" w:hAnsi="Courier New" w:cs="Courier New"/>
          <w:sz w:val="18"/>
          <w:szCs w:val="18"/>
        </w:rPr>
      </w:pPr>
      <w:r w:rsidRPr="00D52F4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52F49">
        <w:rPr>
          <w:rFonts w:ascii="Courier New" w:eastAsia="宋体" w:hAnsi="Courier New" w:cs="Courier New" w:hint="eastAsia"/>
          <w:sz w:val="18"/>
          <w:szCs w:val="18"/>
        </w:rPr>
        <w:t>输出课程为：</w:t>
      </w:r>
      <w:r w:rsidRPr="00D52F49">
        <w:rPr>
          <w:rFonts w:ascii="Courier New" w:eastAsia="宋体" w:hAnsi="Courier New" w:cs="Courier New" w:hint="eastAsia"/>
          <w:sz w:val="18"/>
          <w:szCs w:val="18"/>
        </w:rPr>
        <w:t>",solution.findOrder(n,list1))</w:t>
      </w:r>
    </w:p>
    <w:p w:rsidR="002E1CB8" w:rsidRPr="00280609" w:rsidRDefault="002E1CB8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34" w:name="_Toc10453051"/>
      <w:bookmarkStart w:id="635" w:name="_Toc17299577"/>
      <w:bookmarkStart w:id="636" w:name="_Toc17300651"/>
      <w:bookmarkStart w:id="637" w:name="_Toc17300959"/>
      <w:bookmarkStart w:id="638" w:name="_Toc10452904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>
        <w:rPr>
          <w:rFonts w:ascii="黑体" w:eastAsia="黑体" w:hAnsi="宋体" w:cs="Times New Roman"/>
          <w:bCs/>
          <w:sz w:val="28"/>
          <w:szCs w:val="28"/>
        </w:rPr>
        <w:t>154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单词表示数字</w:t>
      </w:r>
      <w:r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34"/>
      <w:bookmarkEnd w:id="635"/>
      <w:bookmarkEnd w:id="636"/>
      <w:bookmarkEnd w:id="637"/>
    </w:p>
    <w:p w:rsidR="002E1CB8" w:rsidRPr="00822FD4" w:rsidRDefault="002E1CB8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"""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number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返回字符串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"""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def convertWords(self, number):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n1 = ["", "one", "two", "three", "four", "five",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"six", "seven", "eight", "nine", "ten",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"eleven", "twelve", "thirteen", "fourteen", "fifteen",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"sixteen", "seventeen", "eighteen", "nineteen"]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n2 = ["", "ten", "twenty", "thirty", "forty",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"fifty", "sixty", "seventy", "eighty", "ninety"]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n3 = ['hundred', '', 'thousand', 'million', 'billion']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res = ''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index = 1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if number == 0: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return 'zero'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elif 0 &lt; number &lt; 20: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return n1[number]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elif 20 &lt;= number &lt; 100: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return n2[number // 10] + ' ' + n1[number]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else: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while number != '':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digit = int(str(number)[-3::])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number = (str(number)[:-3:])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i = len(str(digit))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r = ''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while True: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if digit &lt; 20: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    r += n1[digit]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    break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elif 20 &lt;= digit &lt; 100: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    r += n2[digit // 10] + ' '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elif 100 &lt;= digit &lt; 1000: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    r += n1[digit // 100] + ' ' + n3[0] + ' '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digit = digit % (10 ** (i - 1))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i -= 1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    if digit != 0: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r += ' ' + n3[index] + ' '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index += 1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r += res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res = r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return res.strip()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if __name__=='__main__':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ab/>
        <w:t>solution=Solution()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ab/>
        <w:t>n=10245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ab/>
        <w:t>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E1CB8" w:rsidRPr="00822FD4" w:rsidRDefault="002E1CB8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ab/>
        <w:t>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",solution.convertWords(n))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39" w:name="_Toc17299578"/>
      <w:bookmarkStart w:id="640" w:name="_Toc17300652"/>
      <w:bookmarkStart w:id="641" w:name="_Toc1730096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155</w:t>
      </w:r>
      <w:r>
        <w:rPr>
          <w:rFonts w:ascii="黑体" w:eastAsia="黑体" w:hAnsi="宋体" w:cs="Times New Roman"/>
          <w:bCs/>
          <w:sz w:val="28"/>
          <w:szCs w:val="28"/>
        </w:rPr>
        <w:t>】最大子序列的和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38"/>
      <w:bookmarkEnd w:id="639"/>
      <w:bookmarkEnd w:id="640"/>
      <w:bookmarkEnd w:id="64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417F71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 w:rsidR="00417F71">
        <w:rPr>
          <w:rFonts w:ascii="Courier New" w:eastAsia="宋体" w:hAnsi="Courier New" w:cs="Courier New" w:hint="eastAsia"/>
          <w:sz w:val="18"/>
          <w:szCs w:val="18"/>
        </w:rPr>
        <w:t>为整型数组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417F71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k</w:t>
      </w:r>
      <w:r w:rsidR="00417F71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417F71">
        <w:rPr>
          <w:rFonts w:ascii="Courier New" w:eastAsia="宋体" w:hAnsi="Courier New" w:cs="Courier New" w:hint="eastAsia"/>
          <w:sz w:val="18"/>
          <w:szCs w:val="18"/>
        </w:rPr>
        <w:t>返回最大和</w:t>
      </w:r>
    </w:p>
    <w:p w:rsidR="002C1D9D" w:rsidRDefault="005A6D1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maxSubarray</w:t>
      </w:r>
      <w:r w:rsidR="004805A6">
        <w:rPr>
          <w:rFonts w:ascii="Courier New" w:eastAsia="宋体" w:hAnsi="Courier New" w:cs="Courier New"/>
          <w:sz w:val="18"/>
          <w:szCs w:val="18"/>
        </w:rPr>
        <w:t>(self, nums,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len(nums)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&lt;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result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result += nums[i]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sum = [0 for _ in range(n + 1)]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min_prefix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sum[i] = sum[i - 1] + nums[i - 1]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&gt;= k and sum[i] - min_prefix &gt; result: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result = max(result, sum[i] - min_prefix)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&gt;=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min_prefix = min(min_prefix, sum[i - k + 1])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__name__=='__main__':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inputnum=[-2,2,-3,4,-1,2,1,-5,3]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k=5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solution=Solution()</w:t>
      </w:r>
    </w:p>
    <w:p w:rsidR="005A6D1F" w:rsidRPr="005A6D1F" w:rsidRDefault="005A6D1F" w:rsidP="008F25D0">
      <w:pPr>
        <w:rPr>
          <w:rFonts w:ascii="Courier New" w:eastAsia="宋体" w:hAnsi="Courier New" w:cs="Courier New"/>
          <w:sz w:val="18"/>
          <w:szCs w:val="18"/>
        </w:rPr>
      </w:pPr>
      <w:r w:rsidRPr="005A6D1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A6D1F">
        <w:rPr>
          <w:rFonts w:ascii="Courier New" w:eastAsia="宋体" w:hAnsi="Courier New" w:cs="Courier New" w:hint="eastAsia"/>
          <w:sz w:val="18"/>
          <w:szCs w:val="18"/>
        </w:rPr>
        <w:t>输入数组为：</w:t>
      </w:r>
      <w:r w:rsidRPr="005A6D1F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5A6D1F" w:rsidRPr="005A6D1F" w:rsidRDefault="005A6D1F" w:rsidP="008F25D0">
      <w:pPr>
        <w:rPr>
          <w:rFonts w:ascii="Courier New" w:eastAsia="宋体" w:hAnsi="Courier New" w:cs="Courier New"/>
          <w:sz w:val="18"/>
          <w:szCs w:val="18"/>
        </w:rPr>
      </w:pPr>
      <w:r w:rsidRPr="005A6D1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A6D1F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5A6D1F">
        <w:rPr>
          <w:rFonts w:ascii="Courier New" w:eastAsia="宋体" w:hAnsi="Courier New" w:cs="Courier New" w:hint="eastAsia"/>
          <w:sz w:val="18"/>
          <w:szCs w:val="18"/>
        </w:rPr>
        <w:t>k=</w:t>
      </w:r>
      <w:r w:rsidRPr="005A6D1F">
        <w:rPr>
          <w:rFonts w:ascii="Courier New" w:eastAsia="宋体" w:hAnsi="Courier New" w:cs="Courier New" w:hint="eastAsia"/>
          <w:sz w:val="18"/>
          <w:szCs w:val="18"/>
        </w:rPr>
        <w:t>：</w:t>
      </w:r>
      <w:r w:rsidRPr="005A6D1F">
        <w:rPr>
          <w:rFonts w:ascii="Courier New" w:eastAsia="宋体" w:hAnsi="Courier New" w:cs="Courier New" w:hint="eastAsia"/>
          <w:sz w:val="18"/>
          <w:szCs w:val="18"/>
        </w:rPr>
        <w:t>",k)</w:t>
      </w:r>
    </w:p>
    <w:p w:rsidR="002C1D9D" w:rsidRDefault="005A6D1F" w:rsidP="008F25D0">
      <w:pPr>
        <w:rPr>
          <w:rFonts w:ascii="Courier New" w:eastAsia="宋体" w:hAnsi="Courier New" w:cs="Courier New"/>
          <w:sz w:val="18"/>
          <w:szCs w:val="18"/>
        </w:rPr>
      </w:pPr>
      <w:r w:rsidRPr="005A6D1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A6D1F">
        <w:rPr>
          <w:rFonts w:ascii="Courier New" w:eastAsia="宋体" w:hAnsi="Courier New" w:cs="Courier New" w:hint="eastAsia"/>
          <w:sz w:val="18"/>
          <w:szCs w:val="18"/>
        </w:rPr>
        <w:t>输出</w:t>
      </w:r>
      <w:r w:rsidRPr="005A6D1F">
        <w:rPr>
          <w:rFonts w:ascii="Courier New" w:eastAsia="宋体" w:hAnsi="Courier New" w:cs="Courier New" w:hint="eastAsia"/>
          <w:sz w:val="18"/>
          <w:szCs w:val="18"/>
        </w:rPr>
        <w:t>sum=</w:t>
      </w:r>
      <w:r w:rsidRPr="005A6D1F">
        <w:rPr>
          <w:rFonts w:ascii="Courier New" w:eastAsia="宋体" w:hAnsi="Courier New" w:cs="Courier New" w:hint="eastAsia"/>
          <w:sz w:val="18"/>
          <w:szCs w:val="18"/>
        </w:rPr>
        <w:t>：</w:t>
      </w:r>
      <w:r w:rsidRPr="005A6D1F">
        <w:rPr>
          <w:rFonts w:ascii="Courier New" w:eastAsia="宋体" w:hAnsi="Courier New" w:cs="Courier New" w:hint="eastAsia"/>
          <w:sz w:val="18"/>
          <w:szCs w:val="18"/>
        </w:rPr>
        <w:t>",solution.maxSubarray(inputnum,k))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42" w:name="_Toc10452905"/>
      <w:bookmarkStart w:id="643" w:name="_Toc17299579"/>
      <w:bookmarkStart w:id="644" w:name="_Toc17300653"/>
      <w:bookmarkStart w:id="645" w:name="_Toc17300961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156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移除子串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42"/>
      <w:bookmarkEnd w:id="643"/>
      <w:bookmarkEnd w:id="644"/>
      <w:bookmarkEnd w:id="64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731B4F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 w:rsidR="00731B4F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731B4F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# </w:t>
      </w:r>
      <w:r w:rsidR="00731B4F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dict</w:t>
      </w:r>
      <w:r w:rsidR="00731B4F">
        <w:rPr>
          <w:rFonts w:ascii="Courier New" w:eastAsia="宋体" w:hAnsi="Courier New" w:cs="Courier New" w:hint="eastAsia"/>
          <w:sz w:val="18"/>
          <w:szCs w:val="18"/>
        </w:rPr>
        <w:t>为一组子字符串</w:t>
      </w:r>
    </w:p>
    <w:p w:rsidR="002C1D9D" w:rsidRDefault="004805A6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 w:rsidR="00731B4F">
        <w:rPr>
          <w:rFonts w:ascii="Courier New" w:eastAsia="宋体" w:hAnsi="Courier New" w:cs="Courier New"/>
          <w:sz w:val="18"/>
          <w:szCs w:val="18"/>
        </w:rPr>
        <w:t xml:space="preserve"> </w:t>
      </w:r>
      <w:r w:rsidR="00731B4F">
        <w:rPr>
          <w:rFonts w:ascii="Courier New" w:eastAsia="宋体" w:hAnsi="Courier New" w:cs="Courier New" w:hint="eastAsia"/>
          <w:sz w:val="18"/>
          <w:szCs w:val="18"/>
        </w:rPr>
        <w:t>返回最小长度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minLength(self, s, dict):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import queue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que = queue.Queue()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que.put(s)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hash = set([s])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min = len(s)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not que.empty():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 = que.get()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sub in dict: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found = s.find(sub)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while found != -1: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new_s = s[:found] + s[found + len(sub):]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new_s not in hash: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if len(new_s) &lt; min: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    min = len(new_s)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que.put(new_s)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hash.add(new_s)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found = s.find(sub, found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min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__name__=='__main__':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inputwords="ccdaabcdbb"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k=["ab","cd"]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731B4F" w:rsidRPr="00731B4F" w:rsidRDefault="00731B4F" w:rsidP="008F25D0">
      <w:pPr>
        <w:rPr>
          <w:rFonts w:ascii="Courier New" w:eastAsia="宋体" w:hAnsi="Courier New" w:cs="Courier New"/>
          <w:sz w:val="18"/>
          <w:szCs w:val="18"/>
        </w:rPr>
      </w:pPr>
      <w:r w:rsidRPr="00731B4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31B4F">
        <w:rPr>
          <w:rFonts w:ascii="Courier New" w:eastAsia="宋体" w:hAnsi="Courier New" w:cs="Courier New" w:hint="eastAsia"/>
          <w:sz w:val="18"/>
          <w:szCs w:val="18"/>
        </w:rPr>
        <w:t>输入字符串为：</w:t>
      </w:r>
      <w:r w:rsidRPr="00731B4F">
        <w:rPr>
          <w:rFonts w:ascii="Courier New" w:eastAsia="宋体" w:hAnsi="Courier New" w:cs="Courier New" w:hint="eastAsia"/>
          <w:sz w:val="18"/>
          <w:szCs w:val="18"/>
        </w:rPr>
        <w:t>",inputwords)</w:t>
      </w:r>
    </w:p>
    <w:p w:rsidR="00731B4F" w:rsidRPr="00731B4F" w:rsidRDefault="00731B4F" w:rsidP="008F25D0">
      <w:pPr>
        <w:rPr>
          <w:rFonts w:ascii="Courier New" w:eastAsia="宋体" w:hAnsi="Courier New" w:cs="Courier New"/>
          <w:sz w:val="18"/>
          <w:szCs w:val="18"/>
        </w:rPr>
      </w:pPr>
      <w:r w:rsidRPr="00731B4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31B4F">
        <w:rPr>
          <w:rFonts w:ascii="Courier New" w:eastAsia="宋体" w:hAnsi="Courier New" w:cs="Courier New" w:hint="eastAsia"/>
          <w:sz w:val="18"/>
          <w:szCs w:val="18"/>
        </w:rPr>
        <w:t>输入的子串为：</w:t>
      </w:r>
      <w:r w:rsidRPr="00731B4F">
        <w:rPr>
          <w:rFonts w:ascii="Courier New" w:eastAsia="宋体" w:hAnsi="Courier New" w:cs="Courier New" w:hint="eastAsia"/>
          <w:sz w:val="18"/>
          <w:szCs w:val="18"/>
        </w:rPr>
        <w:t>",k)</w:t>
      </w:r>
    </w:p>
    <w:p w:rsidR="002C1D9D" w:rsidRDefault="00731B4F" w:rsidP="008F25D0">
      <w:pPr>
        <w:rPr>
          <w:rFonts w:ascii="Courier New" w:eastAsia="宋体" w:hAnsi="Courier New" w:cs="Courier New"/>
          <w:sz w:val="18"/>
          <w:szCs w:val="18"/>
        </w:rPr>
      </w:pPr>
      <w:r w:rsidRPr="00731B4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31B4F">
        <w:rPr>
          <w:rFonts w:ascii="Courier New" w:eastAsia="宋体" w:hAnsi="Courier New" w:cs="Courier New" w:hint="eastAsia"/>
          <w:sz w:val="18"/>
          <w:szCs w:val="18"/>
        </w:rPr>
        <w:t>字符串长度为：</w:t>
      </w:r>
      <w:r w:rsidRPr="00731B4F">
        <w:rPr>
          <w:rFonts w:ascii="Courier New" w:eastAsia="宋体" w:hAnsi="Courier New" w:cs="Courier New" w:hint="eastAsia"/>
          <w:sz w:val="18"/>
          <w:szCs w:val="18"/>
        </w:rPr>
        <w:t>",solution.minLength(inputwords,k))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46" w:name="_Toc10452906"/>
      <w:bookmarkStart w:id="647" w:name="_Toc17299580"/>
      <w:bookmarkStart w:id="648" w:name="_Toc17300654"/>
      <w:bookmarkStart w:id="649" w:name="_Toc1730096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157</w:t>
      </w:r>
      <w:r>
        <w:rPr>
          <w:rFonts w:ascii="黑体" w:eastAsia="黑体" w:hAnsi="宋体" w:cs="Times New Roman"/>
          <w:bCs/>
          <w:sz w:val="28"/>
          <w:szCs w:val="28"/>
        </w:rPr>
        <w:t>】数组划分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46"/>
      <w:bookmarkEnd w:id="647"/>
      <w:bookmarkEnd w:id="648"/>
      <w:bookmarkEnd w:id="64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7D675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nums</w:t>
      </w:r>
      <w:r w:rsidR="007D6759">
        <w:rPr>
          <w:rFonts w:ascii="Courier New" w:eastAsia="宋体" w:hAnsi="Courier New" w:cs="Courier New" w:hint="eastAsia"/>
          <w:sz w:val="18"/>
          <w:szCs w:val="18"/>
        </w:rPr>
        <w:t>为</w:t>
      </w:r>
      <w:r>
        <w:rPr>
          <w:rFonts w:ascii="Courier New" w:eastAsia="宋体" w:hAnsi="Courier New" w:cs="Courier New" w:hint="eastAsia"/>
          <w:sz w:val="18"/>
          <w:szCs w:val="18"/>
        </w:rPr>
        <w:t>整型数组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7D675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low</w:t>
      </w:r>
      <w:r w:rsidR="007D6759">
        <w:rPr>
          <w:rFonts w:ascii="Courier New" w:eastAsia="宋体" w:hAnsi="Courier New" w:cs="Courier New" w:hint="eastAsia"/>
          <w:sz w:val="18"/>
          <w:szCs w:val="18"/>
        </w:rPr>
        <w:t>为</w:t>
      </w:r>
      <w:r>
        <w:rPr>
          <w:rFonts w:ascii="Courier New" w:eastAsia="宋体" w:hAnsi="Courier New" w:cs="Courier New" w:hint="eastAsia"/>
          <w:sz w:val="18"/>
          <w:szCs w:val="18"/>
        </w:rPr>
        <w:t>整型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# </w:t>
      </w:r>
      <w:r w:rsidR="007D675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high</w:t>
      </w:r>
      <w:r>
        <w:rPr>
          <w:rFonts w:ascii="Courier New" w:eastAsia="宋体" w:hAnsi="Courier New" w:cs="Courier New" w:hint="eastAsia"/>
          <w:sz w:val="18"/>
          <w:szCs w:val="18"/>
        </w:rPr>
        <w:t>整型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7D6759">
        <w:rPr>
          <w:rFonts w:ascii="Courier New" w:eastAsia="宋体" w:hAnsi="Courier New" w:cs="Courier New" w:hint="eastAsia"/>
          <w:sz w:val="18"/>
          <w:szCs w:val="18"/>
        </w:rPr>
        <w:t>返回</w:t>
      </w:r>
      <w:r>
        <w:rPr>
          <w:rFonts w:ascii="Courier New" w:eastAsia="宋体" w:hAnsi="Courier New" w:cs="Courier New" w:hint="eastAsia"/>
          <w:sz w:val="18"/>
          <w:szCs w:val="18"/>
        </w:rPr>
        <w:t>任意可能的解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partition2(self, nums, low, high):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len(nums) &lt;=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pl, pr = 0, len(nums) - 1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i &lt;= pr: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nums[i] &lt; low: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nums[pl], nums[i] = nums[i], nums[pl]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pl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elif nums[i] &gt; high: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nums[pr], nums[i] = nums[i], nums[pr]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pr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nums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inputnum=[4,3,4,1,2,3,1,2]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low=2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high=3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7D6759" w:rsidRPr="007D6759" w:rsidRDefault="007D6759" w:rsidP="008F25D0">
      <w:pPr>
        <w:rPr>
          <w:rFonts w:ascii="Courier New" w:eastAsia="宋体" w:hAnsi="Courier New" w:cs="Courier New"/>
          <w:sz w:val="18"/>
          <w:szCs w:val="18"/>
        </w:rPr>
      </w:pPr>
      <w:r w:rsidRPr="007D675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D6759">
        <w:rPr>
          <w:rFonts w:ascii="Courier New" w:eastAsia="宋体" w:hAnsi="Courier New" w:cs="Courier New" w:hint="eastAsia"/>
          <w:sz w:val="18"/>
          <w:szCs w:val="18"/>
        </w:rPr>
        <w:t>输入数组为：</w:t>
      </w:r>
      <w:r w:rsidRPr="007D6759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7D6759" w:rsidRPr="007D6759" w:rsidRDefault="007D6759" w:rsidP="008F25D0">
      <w:pPr>
        <w:rPr>
          <w:rFonts w:ascii="Courier New" w:eastAsia="宋体" w:hAnsi="Courier New" w:cs="Courier New"/>
          <w:sz w:val="18"/>
          <w:szCs w:val="18"/>
        </w:rPr>
      </w:pPr>
      <w:r w:rsidRPr="007D675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D6759">
        <w:rPr>
          <w:rFonts w:ascii="Courier New" w:eastAsia="宋体" w:hAnsi="Courier New" w:cs="Courier New" w:hint="eastAsia"/>
          <w:sz w:val="18"/>
          <w:szCs w:val="18"/>
        </w:rPr>
        <w:t>输入下限为：</w:t>
      </w:r>
      <w:r w:rsidRPr="007D6759">
        <w:rPr>
          <w:rFonts w:ascii="Courier New" w:eastAsia="宋体" w:hAnsi="Courier New" w:cs="Courier New" w:hint="eastAsia"/>
          <w:sz w:val="18"/>
          <w:szCs w:val="18"/>
        </w:rPr>
        <w:t>",low)</w:t>
      </w:r>
    </w:p>
    <w:p w:rsidR="007D6759" w:rsidRPr="007D6759" w:rsidRDefault="007D6759" w:rsidP="008F25D0">
      <w:pPr>
        <w:rPr>
          <w:rFonts w:ascii="Courier New" w:eastAsia="宋体" w:hAnsi="Courier New" w:cs="Courier New"/>
          <w:sz w:val="18"/>
          <w:szCs w:val="18"/>
        </w:rPr>
      </w:pPr>
      <w:r w:rsidRPr="007D675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D6759">
        <w:rPr>
          <w:rFonts w:ascii="Courier New" w:eastAsia="宋体" w:hAnsi="Courier New" w:cs="Courier New" w:hint="eastAsia"/>
          <w:sz w:val="18"/>
          <w:szCs w:val="18"/>
        </w:rPr>
        <w:t>输入上限为：</w:t>
      </w:r>
      <w:r w:rsidRPr="007D6759">
        <w:rPr>
          <w:rFonts w:ascii="Courier New" w:eastAsia="宋体" w:hAnsi="Courier New" w:cs="Courier New" w:hint="eastAsia"/>
          <w:sz w:val="18"/>
          <w:szCs w:val="18"/>
        </w:rPr>
        <w:t>",high)</w:t>
      </w:r>
    </w:p>
    <w:p w:rsidR="002C1D9D" w:rsidRDefault="007D6759" w:rsidP="008F25D0">
      <w:pPr>
        <w:rPr>
          <w:rFonts w:ascii="Courier New" w:eastAsia="宋体" w:hAnsi="Courier New" w:cs="Courier New"/>
          <w:sz w:val="18"/>
          <w:szCs w:val="18"/>
        </w:rPr>
      </w:pPr>
      <w:r w:rsidRPr="007D675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D6759">
        <w:rPr>
          <w:rFonts w:ascii="Courier New" w:eastAsia="宋体" w:hAnsi="Courier New" w:cs="Courier New" w:hint="eastAsia"/>
          <w:sz w:val="18"/>
          <w:szCs w:val="18"/>
        </w:rPr>
        <w:t>输出结果为：</w:t>
      </w:r>
      <w:r w:rsidRPr="007D6759">
        <w:rPr>
          <w:rFonts w:ascii="Courier New" w:eastAsia="宋体" w:hAnsi="Courier New" w:cs="Courier New" w:hint="eastAsia"/>
          <w:sz w:val="18"/>
          <w:szCs w:val="18"/>
        </w:rPr>
        <w:t>",solution.partition2(inputnum,low,high))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50" w:name="_Toc10452907"/>
      <w:bookmarkStart w:id="651" w:name="_Toc17299581"/>
      <w:bookmarkStart w:id="652" w:name="_Toc17300655"/>
      <w:bookmarkStart w:id="653" w:name="_Toc1730096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158</w:t>
      </w:r>
      <w:r>
        <w:rPr>
          <w:rFonts w:ascii="黑体" w:eastAsia="黑体" w:hAnsi="宋体" w:cs="Times New Roman"/>
          <w:bCs/>
          <w:sz w:val="28"/>
          <w:szCs w:val="28"/>
        </w:rPr>
        <w:t>】矩形重叠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50"/>
      <w:bookmarkEnd w:id="651"/>
      <w:bookmarkEnd w:id="652"/>
      <w:bookmarkEnd w:id="65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# </w:t>
      </w:r>
      <w:r>
        <w:rPr>
          <w:rFonts w:ascii="Courier New" w:eastAsia="宋体" w:hAnsi="Courier New" w:cs="Courier New" w:hint="eastAsia"/>
          <w:sz w:val="18"/>
          <w:szCs w:val="18"/>
        </w:rPr>
        <w:t>定义一个点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Point: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a=0, b=0):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self.x = 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self.y = 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A42D97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l1 </w:t>
      </w:r>
      <w:r>
        <w:rPr>
          <w:rFonts w:ascii="Courier New" w:eastAsia="宋体" w:hAnsi="Courier New" w:cs="Courier New" w:hint="eastAsia"/>
          <w:sz w:val="18"/>
          <w:szCs w:val="18"/>
        </w:rPr>
        <w:t>第一个长方形左上角的坐标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A42D97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r1 </w:t>
      </w:r>
      <w:r>
        <w:rPr>
          <w:rFonts w:ascii="Courier New" w:eastAsia="宋体" w:hAnsi="Courier New" w:cs="Courier New" w:hint="eastAsia"/>
          <w:sz w:val="18"/>
          <w:szCs w:val="18"/>
        </w:rPr>
        <w:t>第一个长方形右下角的坐标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A42D97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l2 </w:t>
      </w:r>
      <w:r>
        <w:rPr>
          <w:rFonts w:ascii="Courier New" w:eastAsia="宋体" w:hAnsi="Courier New" w:cs="Courier New" w:hint="eastAsia"/>
          <w:sz w:val="18"/>
          <w:szCs w:val="18"/>
        </w:rPr>
        <w:t>第二个长方形左上角的坐标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A42D97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r2 </w:t>
      </w:r>
      <w:r>
        <w:rPr>
          <w:rFonts w:ascii="Courier New" w:eastAsia="宋体" w:hAnsi="Courier New" w:cs="Courier New" w:hint="eastAsia"/>
          <w:sz w:val="18"/>
          <w:szCs w:val="18"/>
        </w:rPr>
        <w:t>第二个长方形右下角的坐标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>
        <w:rPr>
          <w:rFonts w:ascii="Courier New" w:eastAsia="宋体" w:hAnsi="Courier New" w:cs="Courier New" w:hint="eastAsia"/>
          <w:sz w:val="18"/>
          <w:szCs w:val="18"/>
        </w:rPr>
        <w:t>如果重叠返回</w:t>
      </w:r>
      <w:r w:rsidR="00A42D97">
        <w:rPr>
          <w:rFonts w:ascii="Courier New" w:eastAsia="宋体" w:hAnsi="Courier New" w:cs="Courier New" w:hint="eastAsia"/>
          <w:sz w:val="18"/>
          <w:szCs w:val="18"/>
        </w:rPr>
        <w:t>T</w:t>
      </w:r>
      <w:r>
        <w:rPr>
          <w:rFonts w:ascii="Courier New" w:eastAsia="宋体" w:hAnsi="Courier New" w:cs="Courier New" w:hint="eastAsia"/>
          <w:sz w:val="18"/>
          <w:szCs w:val="18"/>
        </w:rPr>
        <w:t>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def doOverlap(self, l1, r1, l2, r2):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l1.x &gt; r2.x or l2.x &gt; r1.x: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l1.y &lt; r2.y or l2.y &lt; r1.y: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l1=Point(0,8)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r1=Point(8,0)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l2=Point(6,6)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r2=Point(10,0)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484539" w:rsidRPr="00484539" w:rsidRDefault="00484539" w:rsidP="008F25D0">
      <w:pPr>
        <w:rPr>
          <w:rFonts w:ascii="Courier New" w:eastAsia="宋体" w:hAnsi="Courier New" w:cs="Courier New"/>
          <w:sz w:val="18"/>
          <w:szCs w:val="18"/>
        </w:rPr>
      </w:pPr>
      <w:r w:rsidRPr="0048453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输入矩形一：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l1=(0,8)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，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r1=Point(8,0)")</w:t>
      </w:r>
    </w:p>
    <w:p w:rsidR="00484539" w:rsidRPr="00484539" w:rsidRDefault="00484539" w:rsidP="008F25D0">
      <w:pPr>
        <w:rPr>
          <w:rFonts w:ascii="Courier New" w:eastAsia="宋体" w:hAnsi="Courier New" w:cs="Courier New"/>
          <w:sz w:val="18"/>
          <w:szCs w:val="18"/>
        </w:rPr>
      </w:pPr>
      <w:r w:rsidRPr="0048453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输入矩形二：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l2=(6,6)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，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r2=Point(10,0)")</w:t>
      </w:r>
    </w:p>
    <w:p w:rsidR="002C1D9D" w:rsidRDefault="00484539" w:rsidP="008F25D0">
      <w:pPr>
        <w:rPr>
          <w:rFonts w:ascii="Courier New" w:eastAsia="宋体" w:hAnsi="Courier New" w:cs="Courier New"/>
          <w:sz w:val="18"/>
          <w:szCs w:val="18"/>
        </w:rPr>
      </w:pPr>
      <w:r w:rsidRPr="0048453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输出的结果：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",solution.doOverlap(l1,r1,l2,r2))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54" w:name="_Toc10452908"/>
      <w:bookmarkStart w:id="655" w:name="_Toc17299582"/>
      <w:bookmarkStart w:id="656" w:name="_Toc17300656"/>
      <w:bookmarkStart w:id="657" w:name="_Toc1730096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159</w:t>
      </w:r>
      <w:r>
        <w:rPr>
          <w:rFonts w:ascii="黑体" w:eastAsia="黑体" w:hAnsi="宋体" w:cs="Times New Roman"/>
          <w:bCs/>
          <w:sz w:val="28"/>
          <w:szCs w:val="28"/>
        </w:rPr>
        <w:t>】最长回文串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54"/>
      <w:bookmarkEnd w:id="655"/>
      <w:bookmarkEnd w:id="656"/>
      <w:bookmarkEnd w:id="65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48453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s </w:t>
      </w:r>
      <w:r>
        <w:rPr>
          <w:rFonts w:ascii="Courier New" w:eastAsia="宋体" w:hAnsi="Courier New" w:cs="Courier New" w:hint="eastAsia"/>
          <w:sz w:val="18"/>
          <w:szCs w:val="18"/>
        </w:rPr>
        <w:t>是一个包含大小写的字符串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484539">
        <w:rPr>
          <w:rFonts w:ascii="Courier New" w:eastAsia="宋体" w:hAnsi="Courier New" w:cs="Courier New" w:hint="eastAsia"/>
          <w:sz w:val="18"/>
          <w:szCs w:val="18"/>
        </w:rPr>
        <w:t>返回</w:t>
      </w:r>
      <w:r>
        <w:rPr>
          <w:rFonts w:ascii="Courier New" w:eastAsia="宋体" w:hAnsi="Courier New" w:cs="Courier New" w:hint="eastAsia"/>
          <w:sz w:val="18"/>
          <w:szCs w:val="18"/>
        </w:rPr>
        <w:t>能构建的最长回文串</w:t>
      </w:r>
      <w:r>
        <w:rPr>
          <w:rFonts w:ascii="Courier New" w:eastAsia="宋体" w:hAnsi="Courier New" w:cs="Courier New" w:hint="eastAsia"/>
          <w:sz w:val="18"/>
          <w:szCs w:val="18"/>
        </w:rPr>
        <w:t>4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longestPalindrome(self, 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hash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c in 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c in hash: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del hash[c]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hash[c] =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remove = len(hash)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remove &gt;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remove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len(s) - remove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inputnum="abccccdd"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484539" w:rsidRPr="00484539" w:rsidRDefault="00484539" w:rsidP="008F25D0">
      <w:pPr>
        <w:rPr>
          <w:rFonts w:ascii="Courier New" w:eastAsia="宋体" w:hAnsi="Courier New" w:cs="Courier New"/>
          <w:sz w:val="18"/>
          <w:szCs w:val="18"/>
        </w:rPr>
      </w:pPr>
      <w:r w:rsidRPr="0048453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输入字符串为：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 xml:space="preserve">",inputnum)    </w:t>
      </w:r>
    </w:p>
    <w:p w:rsidR="002C1D9D" w:rsidRDefault="00484539" w:rsidP="008F25D0">
      <w:pPr>
        <w:rPr>
          <w:rFonts w:ascii="Courier New" w:eastAsia="宋体" w:hAnsi="Courier New" w:cs="Courier New"/>
          <w:sz w:val="18"/>
          <w:szCs w:val="18"/>
        </w:rPr>
      </w:pPr>
      <w:r w:rsidRPr="0048453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输出回文长度：</w:t>
      </w:r>
      <w:r w:rsidRPr="00484539">
        <w:rPr>
          <w:rFonts w:ascii="Courier New" w:eastAsia="宋体" w:hAnsi="Courier New" w:cs="Courier New" w:hint="eastAsia"/>
          <w:sz w:val="18"/>
          <w:szCs w:val="18"/>
        </w:rPr>
        <w:t>",solution.longestPalindrome(inputnum))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58" w:name="_Toc10452909"/>
      <w:bookmarkStart w:id="659" w:name="_Toc17299583"/>
      <w:bookmarkStart w:id="660" w:name="_Toc17300657"/>
      <w:bookmarkStart w:id="661" w:name="_Toc17300965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160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最大子树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58"/>
      <w:bookmarkEnd w:id="659"/>
      <w:bookmarkEnd w:id="660"/>
      <w:bookmarkEnd w:id="66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# </w:t>
      </w:r>
      <w:r>
        <w:rPr>
          <w:rFonts w:ascii="Courier New" w:eastAsia="宋体" w:hAnsi="Courier New" w:cs="Courier New" w:hint="eastAsia"/>
          <w:sz w:val="18"/>
          <w:szCs w:val="18"/>
        </w:rPr>
        <w:t>定义一个多节点的树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self.val = 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self.left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self.right=None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E90DAC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root</w:t>
      </w:r>
      <w:r w:rsidR="00E90DAC">
        <w:rPr>
          <w:rFonts w:ascii="Courier New" w:eastAsia="宋体" w:hAnsi="Courier New" w:cs="Courier New" w:hint="eastAsia"/>
          <w:sz w:val="18"/>
          <w:szCs w:val="18"/>
        </w:rPr>
        <w:t>为</w:t>
      </w:r>
      <w:r w:rsidR="00E90DAC">
        <w:rPr>
          <w:rFonts w:ascii="Courier New" w:eastAsia="宋体" w:hAnsi="Courier New" w:cs="Courier New"/>
          <w:sz w:val="18"/>
          <w:szCs w:val="18"/>
        </w:rPr>
        <w:t>二叉树</w:t>
      </w:r>
      <w:r w:rsidR="00E90DAC">
        <w:rPr>
          <w:rFonts w:ascii="Courier New" w:eastAsia="宋体" w:hAnsi="Courier New" w:cs="Courier New" w:hint="eastAsia"/>
          <w:sz w:val="18"/>
          <w:szCs w:val="18"/>
        </w:rPr>
        <w:t>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E90DAC">
        <w:rPr>
          <w:rFonts w:ascii="Courier New" w:eastAsia="宋体" w:hAnsi="Courier New" w:cs="Courier New" w:hint="eastAsia"/>
          <w:sz w:val="18"/>
          <w:szCs w:val="18"/>
        </w:rPr>
        <w:t>返回</w:t>
      </w:r>
      <w:r w:rsidR="00E90DAC">
        <w:rPr>
          <w:rFonts w:ascii="Courier New" w:eastAsia="宋体" w:hAnsi="Courier New" w:cs="Courier New"/>
          <w:sz w:val="18"/>
          <w:szCs w:val="18"/>
        </w:rPr>
        <w:t>最大节点</w:t>
      </w:r>
      <w:r w:rsidR="00E90DAC">
        <w:rPr>
          <w:rFonts w:ascii="Courier New" w:eastAsia="宋体" w:hAnsi="Courier New" w:cs="Courier New" w:hint="eastAsia"/>
          <w:sz w:val="18"/>
          <w:szCs w:val="18"/>
        </w:rPr>
        <w:t>值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import sys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maximum_weight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result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findSubtree(self,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self.helper(root)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self.result.val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helper(self,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left_weight = self.helper(root.left)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right_weight = self.helper(root.right)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left_weight + right_weight + root.val &gt;= self.maximum_weight or self.result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self.maximum_weight = left_weight + right_weight + root.val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self.result =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left_weight + right_weight + root.val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 = TreeNode(1)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root1 = TreeNode(-5)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root2 = TreeNode(2)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root3 = TreeNode(0)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root4 = TreeNode(3)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root5 = TreeNode(-4)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root6 = TreeNode(-5)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root.left=root1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root.right=root2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root1.left=root3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root1.right=root4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root2.left=root5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root2.right=root6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10688A" w:rsidRPr="0010688A" w:rsidRDefault="0010688A" w:rsidP="008F25D0">
      <w:pPr>
        <w:rPr>
          <w:rFonts w:ascii="Courier New" w:eastAsia="宋体" w:hAnsi="Courier New" w:cs="Courier New"/>
          <w:sz w:val="18"/>
          <w:szCs w:val="18"/>
        </w:rPr>
      </w:pPr>
      <w:r w:rsidRPr="0010688A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0688A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10688A">
        <w:rPr>
          <w:rFonts w:ascii="Courier New" w:eastAsia="宋体" w:hAnsi="Courier New" w:cs="Courier New" w:hint="eastAsia"/>
          <w:sz w:val="18"/>
          <w:szCs w:val="18"/>
        </w:rPr>
        <w:t>[1,-5 2,0 3 -4 -5]")</w:t>
      </w:r>
    </w:p>
    <w:p w:rsidR="002C1D9D" w:rsidRDefault="0010688A" w:rsidP="008F25D0">
      <w:pPr>
        <w:rPr>
          <w:rFonts w:ascii="Courier New" w:eastAsia="宋体" w:hAnsi="Courier New" w:cs="Courier New"/>
          <w:sz w:val="18"/>
          <w:szCs w:val="18"/>
        </w:rPr>
      </w:pPr>
      <w:r w:rsidRPr="0010688A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0688A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10688A">
        <w:rPr>
          <w:rFonts w:ascii="Courier New" w:eastAsia="宋体" w:hAnsi="Courier New" w:cs="Courier New" w:hint="eastAsia"/>
          <w:sz w:val="18"/>
          <w:szCs w:val="18"/>
        </w:rPr>
        <w:t>",solution.findSubtree(root))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62" w:name="_Toc10452910"/>
      <w:bookmarkStart w:id="663" w:name="_Toc17299584"/>
      <w:bookmarkStart w:id="664" w:name="_Toc17300658"/>
      <w:bookmarkStart w:id="665" w:name="_Toc1730096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161</w:t>
      </w:r>
      <w:r>
        <w:rPr>
          <w:rFonts w:ascii="黑体" w:eastAsia="黑体" w:hAnsi="宋体" w:cs="Times New Roman"/>
          <w:bCs/>
          <w:sz w:val="28"/>
          <w:szCs w:val="28"/>
        </w:rPr>
        <w:t>】最小生成树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62"/>
      <w:bookmarkEnd w:id="663"/>
      <w:bookmarkEnd w:id="664"/>
      <w:bookmarkEnd w:id="66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定义</w:t>
      </w:r>
      <w:r>
        <w:rPr>
          <w:rFonts w:ascii="Courier New" w:eastAsia="宋体" w:hAnsi="Courier New" w:cs="Courier New" w:hint="eastAsia"/>
          <w:sz w:val="18"/>
          <w:szCs w:val="18"/>
        </w:rPr>
        <w:t>Connection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Connection: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city1, city2, cost):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self.city1, self.city2, self.cost = city1, city2, cost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def comp(a, 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if a.cost != b.cost: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a.cost - b.cost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if a.city1 != b.city1: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a.city1 &lt; b.city1: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if a.city2 == b.city2: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elif a.city2 &lt; b.city2: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@param {Connection[]} connections </w:t>
      </w:r>
      <w:r>
        <w:rPr>
          <w:rFonts w:ascii="Courier New" w:eastAsia="宋体" w:hAnsi="Courier New" w:cs="Courier New" w:hint="eastAsia"/>
          <w:sz w:val="18"/>
          <w:szCs w:val="18"/>
        </w:rPr>
        <w:t>城市和花费的</w:t>
      </w:r>
      <w:r>
        <w:rPr>
          <w:rFonts w:ascii="Courier New" w:eastAsia="宋体" w:hAnsi="Courier New" w:cs="Courier New" w:hint="eastAsia"/>
          <w:sz w:val="18"/>
          <w:szCs w:val="18"/>
        </w:rPr>
        <w:t>List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@return {Connection[]} </w:t>
      </w:r>
      <w:r>
        <w:rPr>
          <w:rFonts w:ascii="Courier New" w:eastAsia="宋体" w:hAnsi="Courier New" w:cs="Courier New" w:hint="eastAsia"/>
          <w:sz w:val="18"/>
          <w:szCs w:val="18"/>
        </w:rPr>
        <w:t>返回这个</w:t>
      </w:r>
      <w:r>
        <w:rPr>
          <w:rFonts w:ascii="Courier New" w:eastAsia="宋体" w:hAnsi="Courier New" w:cs="Courier New" w:hint="eastAsia"/>
          <w:sz w:val="18"/>
          <w:szCs w:val="18"/>
        </w:rPr>
        <w:t>type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lowestCost(self, connections):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# Write your code here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cmp=0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#  connections.sort()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hash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connection in connections: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connection.city1 not in hash: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hash[connection.city1] = 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connection.city2 not in hash: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hash[connection.city2] = 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father = [0 for _ in range(n + 1)]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results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connection in connections: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num1 = hash[connection.city1]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num2 = hash[connection.city2]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root1 = self.find(num1, father)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root2 = self.find(num2, father)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root1 != root2: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father[root1] = root2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results.append(connection)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len(results)!= n - 1: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results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find(self, num, father):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father[num]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num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father[num] = self.find(father[num], father)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father[num]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conn=Connection("Acity","Bcity",1)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conn1=Connection("Acity","Ccity",2)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conn2=Connection("Bcity","Ccity",3)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connections=[conn,conn1,conn2]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ci01=solution.lowestCost(connections)[0].city1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ci02=solution.lowestCost(connections)[0].city2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co0=solution.lowestCost(connections)[0].cost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ci11=solution.lowestCost(connections)[1].city1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ci12=solution.lowestCost(connections)[1].city2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ci1=solution.lowestCost(connections)[1].cost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print([[ci01,ci02,co0],[ci11,ci12,ci1]])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66" w:name="_Toc10452911"/>
      <w:bookmarkStart w:id="667" w:name="_Toc17299585"/>
      <w:bookmarkStart w:id="668" w:name="_Toc17300659"/>
      <w:bookmarkStart w:id="669" w:name="_Toc1730096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162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骑士的最短路径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66"/>
      <w:bookmarkEnd w:id="667"/>
      <w:bookmarkEnd w:id="668"/>
      <w:bookmarkEnd w:id="66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sys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8A5827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grid</w:t>
      </w:r>
      <w:r w:rsidR="008A5827">
        <w:rPr>
          <w:rFonts w:ascii="Courier New" w:eastAsia="宋体" w:hAnsi="Courier New" w:cs="Courier New" w:hint="eastAsia"/>
          <w:sz w:val="18"/>
          <w:szCs w:val="18"/>
        </w:rPr>
        <w:t>是棋盘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8A5827">
        <w:rPr>
          <w:rFonts w:ascii="Courier New" w:eastAsia="宋体" w:hAnsi="Courier New" w:cs="Courier New" w:hint="eastAsia"/>
          <w:sz w:val="18"/>
          <w:szCs w:val="18"/>
        </w:rPr>
        <w:t>返回最短路径长度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shortestPath2(self, grid):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len(grid)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m = len(grid[0])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m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 = [ [sys.maxsize for j in range(m)] for _ in range(n)]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f[0][0]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j in range(m):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not grid[i][j]: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i &gt;= 1 and j &gt;= 2 and f[i - 1][j - 2] != sys.maxsize: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f[i][j] = min(f[i][j], f[i - 1][j - 2]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i + 1 &lt; n and j &gt;= 2 and f[i + 1][j - 2] != sys.maxsize: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f[i][j] = min(f[i][j], f[i + 1][j - 2]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i &gt;= 2 and j &gt;= 1 and f[i - 2][j - 1] != sys.maxsize: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f[i][j] = min(f[i][j], f[i - 2][j - 1]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i + 2 &lt; n and j &gt;= 1 and f[i + 2][j - 1] != sys.maxsize: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f[i][j] = min(f[i][j], f[i + 2][j - 1]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f[n - 1][m - 1] == sys.maxsize: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f[n - 1][m - 1]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inputnum=[[0,0,0,0],[0,0,0,0],[0,0,0,0]]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8A5827" w:rsidRPr="008A5827" w:rsidRDefault="008A5827" w:rsidP="008F25D0">
      <w:pPr>
        <w:rPr>
          <w:rFonts w:ascii="Courier New" w:eastAsia="宋体" w:hAnsi="Courier New" w:cs="Courier New"/>
          <w:sz w:val="18"/>
          <w:szCs w:val="18"/>
        </w:rPr>
      </w:pPr>
      <w:r w:rsidRPr="008A582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A5827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8A5827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C1D9D" w:rsidRDefault="008A5827" w:rsidP="008F25D0">
      <w:pPr>
        <w:rPr>
          <w:rFonts w:ascii="Courier New" w:eastAsia="宋体" w:hAnsi="Courier New" w:cs="Courier New"/>
          <w:sz w:val="18"/>
          <w:szCs w:val="18"/>
        </w:rPr>
      </w:pPr>
      <w:r w:rsidRPr="008A582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A5827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8A5827">
        <w:rPr>
          <w:rFonts w:ascii="Courier New" w:eastAsia="宋体" w:hAnsi="Courier New" w:cs="Courier New" w:hint="eastAsia"/>
          <w:sz w:val="18"/>
          <w:szCs w:val="18"/>
        </w:rPr>
        <w:t>",solution.shortestPath2(inputnum))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70" w:name="_Toc10452912"/>
      <w:bookmarkStart w:id="671" w:name="_Toc17299586"/>
      <w:bookmarkStart w:id="672" w:name="_Toc17300660"/>
      <w:bookmarkStart w:id="673" w:name="_Toc1730096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163</w:t>
      </w:r>
      <w:r>
        <w:rPr>
          <w:rFonts w:ascii="黑体" w:eastAsia="黑体" w:hAnsi="宋体" w:cs="Times New Roman"/>
          <w:bCs/>
          <w:sz w:val="28"/>
          <w:szCs w:val="28"/>
        </w:rPr>
        <w:t>】最大矩阵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70"/>
      <w:bookmarkEnd w:id="671"/>
      <w:bookmarkEnd w:id="672"/>
      <w:bookmarkEnd w:id="673"/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61416C">
        <w:rPr>
          <w:rFonts w:ascii="Courier New" w:eastAsia="宋体" w:hAnsi="Courier New" w:cs="Courier New" w:hint="eastAsia"/>
          <w:sz w:val="18"/>
          <w:szCs w:val="18"/>
        </w:rPr>
        <w:t>#</w:t>
      </w:r>
      <w:r w:rsidR="0061416C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matrix</w:t>
      </w:r>
      <w:r w:rsidR="0061416C">
        <w:rPr>
          <w:rFonts w:ascii="Courier New" w:eastAsia="宋体" w:hAnsi="Courier New" w:cs="Courier New" w:hint="eastAsia"/>
          <w:sz w:val="18"/>
          <w:szCs w:val="18"/>
        </w:rPr>
        <w:t>为矩阵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ins w:id="674" w:author="Windows 用户" w:date="2019-06-13T11:05:00Z">
        <w:r w:rsidR="00A21EA7">
          <w:rPr>
            <w:rFonts w:ascii="Courier New" w:eastAsia="宋体" w:hAnsi="Courier New" w:cs="Courier New" w:hint="eastAsia"/>
            <w:sz w:val="18"/>
            <w:szCs w:val="18"/>
          </w:rPr>
          <w:t>#</w:t>
        </w:r>
      </w:ins>
      <w:del w:id="675" w:author="Windows 用户" w:date="2019-06-13T11:05:00Z">
        <w:r w:rsidDel="00A21EA7">
          <w:rPr>
            <w:rFonts w:ascii="Courier New" w:eastAsia="宋体" w:hAnsi="Courier New" w:cs="Courier New"/>
            <w:sz w:val="18"/>
            <w:szCs w:val="18"/>
          </w:rPr>
          <w:delText>@</w:delText>
        </w:r>
      </w:del>
      <w:r w:rsidR="0061416C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maxSquare2(self, matrix):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not matrix or not matrix[0]: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n, m = len(matrix), len(matrix[0])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 = [[0] * m, [0] * m]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up = [[0] * m, [0] * m]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f[0][i] = matrix[0][i]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up[0][i] = 1 - matrix[0][i]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edge = max(matrix[0])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f[i % 2][0] = matrix[i][0]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up[i % 2][0] = 0 if matrix[i][0] else up[(i - 1) % 2][0]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left = 1 - matrix[i][0]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range(1, 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matrix[i][j]:</w:t>
      </w:r>
    </w:p>
    <w:p w:rsidR="002C1D9D" w:rsidRDefault="00A21EA7" w:rsidP="008F25D0">
      <w:pPr>
        <w:jc w:val="left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f[i%2][j] =min(f[(i-1)%2][j-1],left,up[(i-1)%2][j])+</w:t>
      </w:r>
      <w:r w:rsidR="004805A6">
        <w:rPr>
          <w:rFonts w:ascii="Courier New" w:eastAsia="宋体" w:hAnsi="Courier New" w:cs="Courier New"/>
          <w:sz w:val="18"/>
          <w:szCs w:val="18"/>
        </w:rPr>
        <w:t>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up[i % 2][j]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left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f[i % 2][j]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up[i % 2][j] = up[(i - 1) % 2][j]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left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edge = max(edge, max(f[i % 2]))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edge * edge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inputnum=[[1,0,1,0,0],[1,0,0,1,0],[1,1,0,0,1],[1,0,0,1,0]]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61416C" w:rsidRPr="0061416C" w:rsidRDefault="0061416C" w:rsidP="008F25D0">
      <w:pPr>
        <w:rPr>
          <w:rFonts w:ascii="Courier New" w:eastAsia="宋体" w:hAnsi="Courier New" w:cs="Courier New"/>
          <w:sz w:val="18"/>
          <w:szCs w:val="18"/>
        </w:rPr>
      </w:pPr>
      <w:r w:rsidRPr="0061416C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1416C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61416C">
        <w:rPr>
          <w:rFonts w:ascii="Courier New" w:eastAsia="宋体" w:hAnsi="Courier New" w:cs="Courier New" w:hint="eastAsia"/>
          <w:sz w:val="18"/>
          <w:szCs w:val="18"/>
        </w:rPr>
        <w:t>", inputnum)</w:t>
      </w:r>
    </w:p>
    <w:p w:rsidR="0061416C" w:rsidRDefault="0061416C" w:rsidP="008F25D0">
      <w:pPr>
        <w:rPr>
          <w:rFonts w:ascii="Courier New" w:eastAsia="宋体" w:hAnsi="Courier New" w:cs="Courier New"/>
          <w:sz w:val="18"/>
          <w:szCs w:val="18"/>
        </w:rPr>
      </w:pPr>
      <w:r w:rsidRPr="0061416C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1416C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61416C">
        <w:rPr>
          <w:rFonts w:ascii="Courier New" w:eastAsia="宋体" w:hAnsi="Courier New" w:cs="Courier New" w:hint="eastAsia"/>
          <w:sz w:val="18"/>
          <w:szCs w:val="18"/>
        </w:rPr>
        <w:t>",solution.maxSquare2(inputnum))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76" w:name="_Toc10452913"/>
      <w:bookmarkStart w:id="677" w:name="_Toc17299587"/>
      <w:bookmarkStart w:id="678" w:name="_Toc17300661"/>
      <w:bookmarkStart w:id="679" w:name="_Toc1730096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164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二叉树的最大节点</w:t>
      </w:r>
      <w:bookmarkEnd w:id="676"/>
      <w:bookmarkEnd w:id="677"/>
      <w:bookmarkEnd w:id="678"/>
      <w:r w:rsidR="00DA592E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DA592E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DA592E" w:rsidRPr="00DA592E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7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 = 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self.left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self.right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61416C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root</w:t>
      </w:r>
      <w:r w:rsidR="0061416C">
        <w:rPr>
          <w:rFonts w:ascii="Courier New" w:eastAsia="宋体" w:hAnsi="Courier New" w:cs="Courier New" w:hint="eastAsia"/>
          <w:sz w:val="18"/>
          <w:szCs w:val="18"/>
        </w:rPr>
        <w:t>为二叉树根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61416C">
        <w:rPr>
          <w:rFonts w:ascii="Courier New" w:eastAsia="宋体" w:hAnsi="Courier New" w:cs="Courier New" w:hint="eastAsia"/>
          <w:sz w:val="18"/>
          <w:szCs w:val="18"/>
        </w:rPr>
        <w:t>返回最大节点值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maxNode(self,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left = self.maxNode(root.left)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right = self.maxNode(root.right)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self.max(root, self.max(left, right))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max(self, a, 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a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b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if a.val &gt; b.val: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 = TreeNode(1)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root1 = TreeNode(-5)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root2 = TreeNode(3)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root3 = TreeNode(1)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root4 = TreeNode(2)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root5 = TreeNode(-4)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root6 = TreeNode(-5)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root.left = root1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root.right= root2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root1.left = root3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root1.right= root4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root2.left = root5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root2.right= root6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65310" w:rsidRPr="00265310" w:rsidRDefault="00265310" w:rsidP="008F25D0">
      <w:pPr>
        <w:rPr>
          <w:rFonts w:ascii="Courier New" w:eastAsia="宋体" w:hAnsi="Courier New" w:cs="Courier New"/>
          <w:sz w:val="18"/>
          <w:szCs w:val="18"/>
        </w:rPr>
      </w:pPr>
      <w:r w:rsidRPr="0026531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65310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265310">
        <w:rPr>
          <w:rFonts w:ascii="Courier New" w:eastAsia="宋体" w:hAnsi="Courier New" w:cs="Courier New" w:hint="eastAsia"/>
          <w:sz w:val="18"/>
          <w:szCs w:val="18"/>
        </w:rPr>
        <w:t>[1,-5 3,1 2 -4 -5]")</w:t>
      </w:r>
    </w:p>
    <w:p w:rsidR="002C1D9D" w:rsidRDefault="00265310" w:rsidP="008F25D0">
      <w:pPr>
        <w:rPr>
          <w:rFonts w:ascii="Courier New" w:eastAsia="宋体" w:hAnsi="Courier New" w:cs="Courier New"/>
          <w:sz w:val="18"/>
          <w:szCs w:val="18"/>
        </w:rPr>
      </w:pPr>
      <w:r w:rsidRPr="0026531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65310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265310">
        <w:rPr>
          <w:rFonts w:ascii="Courier New" w:eastAsia="宋体" w:hAnsi="Courier New" w:cs="Courier New" w:hint="eastAsia"/>
          <w:sz w:val="18"/>
          <w:szCs w:val="18"/>
        </w:rPr>
        <w:t>",solution.maxNode(root).val)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80" w:name="_Toc10452914"/>
      <w:bookmarkStart w:id="681" w:name="_Toc17299588"/>
      <w:bookmarkStart w:id="682" w:name="_Toc17300662"/>
      <w:bookmarkStart w:id="683" w:name="_Toc1730097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165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寻找重复的数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80"/>
      <w:bookmarkEnd w:id="681"/>
      <w:bookmarkEnd w:id="682"/>
      <w:bookmarkEnd w:id="68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265310">
        <w:rPr>
          <w:rFonts w:ascii="Courier New" w:eastAsia="宋体" w:hAnsi="Courier New" w:cs="Courier New" w:hint="eastAsia"/>
          <w:sz w:val="18"/>
          <w:szCs w:val="18"/>
        </w:rPr>
        <w:t>#</w:t>
      </w:r>
      <w:r w:rsidR="00265310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 w:rsidR="00265310">
        <w:rPr>
          <w:rFonts w:ascii="Courier New" w:eastAsia="宋体" w:hAnsi="Courier New" w:cs="Courier New" w:hint="eastAsia"/>
          <w:sz w:val="18"/>
          <w:szCs w:val="18"/>
        </w:rPr>
        <w:t>为整型数组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265310">
        <w:rPr>
          <w:rFonts w:ascii="Courier New" w:eastAsia="宋体" w:hAnsi="Courier New" w:cs="Courier New" w:hint="eastAsia"/>
          <w:sz w:val="18"/>
          <w:szCs w:val="18"/>
        </w:rPr>
        <w:t>#</w:t>
      </w:r>
      <w:r w:rsidR="00265310">
        <w:rPr>
          <w:rFonts w:ascii="Courier New" w:eastAsia="宋体" w:hAnsi="Courier New" w:cs="Courier New" w:hint="eastAsia"/>
          <w:sz w:val="18"/>
          <w:szCs w:val="18"/>
        </w:rPr>
        <w:t>返回重复的数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findDuplicate(self,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start, end = 1, len(nums) - 1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start + 1 &lt; end: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mid = (start + end) //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self.smaller_than_or_equal_to(nums, mid) &gt; mid: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end = mid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start = mid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self.smaller_than_or_equal_to(nums, start) &gt; start: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start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end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smaller_than_or_equal_to(self, nums, 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count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num in nums: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num &lt;= val: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count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count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 [5,5,4,3,2,1]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65310" w:rsidRPr="00265310" w:rsidRDefault="00265310" w:rsidP="008F25D0">
      <w:pPr>
        <w:rPr>
          <w:rFonts w:ascii="Courier New" w:eastAsia="宋体" w:hAnsi="Courier New" w:cs="Courier New"/>
          <w:sz w:val="18"/>
          <w:szCs w:val="18"/>
        </w:rPr>
      </w:pPr>
      <w:r w:rsidRPr="0026531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65310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265310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C1D9D" w:rsidRDefault="00265310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265310">
        <w:rPr>
          <w:rFonts w:ascii="Courier New" w:eastAsia="宋体" w:hAnsi="Courier New" w:cs="Courier New" w:hint="eastAsia"/>
          <w:sz w:val="18"/>
          <w:szCs w:val="18"/>
        </w:rPr>
        <w:t>print("</w:t>
      </w:r>
      <w:r w:rsidRPr="00265310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265310">
        <w:rPr>
          <w:rFonts w:ascii="Courier New" w:eastAsia="宋体" w:hAnsi="Courier New" w:cs="Courier New" w:hint="eastAsia"/>
          <w:sz w:val="18"/>
          <w:szCs w:val="18"/>
        </w:rPr>
        <w:t>",solution.findDuplicate(inputnum))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84" w:name="_Toc10452915"/>
      <w:bookmarkStart w:id="685" w:name="_Toc17299589"/>
      <w:bookmarkStart w:id="686" w:name="_Toc17300663"/>
      <w:bookmarkStart w:id="687" w:name="_Toc1730097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166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拼字游戏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84"/>
      <w:bookmarkEnd w:id="685"/>
      <w:bookmarkEnd w:id="686"/>
      <w:bookmarkEnd w:id="68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collections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TrieNode(object):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value=0):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self.value = value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self.isWord =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self.children = collections.OrderedDict()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@classmethod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insert(cls, root, word):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 =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c in word: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child = p.children.get(c)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not child: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child = TrieNode(c)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p.children[c] = child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 = child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</w:t>
      </w:r>
      <w:r w:rsidR="00C51267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    p.isWord =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C51267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board</w:t>
      </w:r>
      <w:r w:rsidR="00C51267">
        <w:rPr>
          <w:rFonts w:ascii="Courier New" w:eastAsia="宋体" w:hAnsi="Courier New" w:cs="Courier New" w:hint="eastAsia"/>
          <w:sz w:val="18"/>
          <w:szCs w:val="18"/>
        </w:rPr>
        <w:t>为字符列表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C51267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words</w:t>
      </w:r>
      <w:r w:rsidR="00C51267">
        <w:rPr>
          <w:rFonts w:ascii="Courier New" w:eastAsia="宋体" w:hAnsi="Courier New" w:cs="Courier New" w:hint="eastAsia"/>
          <w:sz w:val="18"/>
          <w:szCs w:val="18"/>
        </w:rPr>
        <w:t>为字符串列表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C51267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boggleGame(self, board, words):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self.board = board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self.words = words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self.m = len(board)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self.n = len(board[0])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self.results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self.temp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self.visited = [[False for _ in range(self.n)] for _ in range(self.m)]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self.root = TrieNode()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word in words: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TrieNode.insert(self.root, word)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self.dfs(0, 0, self.root)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len(self.results)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dfs(self, x, y,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range(x, self.m):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range(y, self.n):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paths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temp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self.getAllPaths(i, j, paths, temp, root)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path in paths: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word = ''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for px, py in path: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word += self.board[px][py]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self.visited[px][py] =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self.temp.append(word)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len(self.temp) &gt; len(self.results):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self.results = self.temp[:]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self.dfs(i, j, root)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self.temp.pop()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for px, py in path: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self.visited[px][py] =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y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getAllPaths(self, i, j, paths, temp,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i &lt; 0 or i &gt;= self.m or j &lt; 0 or j &gt;= self.n or \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self.board[i][j] not in root.children or \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self.visited[i][j] == True: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root = root.children[self.board[i][j]]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root.isWord: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temp.append((i,j))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paths.append(temp[:])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temp.pop()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self.visited[i][j] =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deltas = [(0,1), (0,-1), (1,0), (-1, 0)]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dx, dy in deltas: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newx = i + dx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newy = j + dy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temp.append((i,j))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self.getAllPaths(newx, newy, paths, temp, root)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temp.pop()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self.visited[i][j] =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 [['a', 'b', 'c'],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>['d', 'e', 'f'],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['g', 'h', 'i']]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dictw = ["abc", "cfi", "beh", "defi", "gh"]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C51267" w:rsidRPr="00C51267" w:rsidRDefault="00C51267" w:rsidP="008F25D0">
      <w:pPr>
        <w:rPr>
          <w:rFonts w:ascii="Courier New" w:eastAsia="宋体" w:hAnsi="Courier New" w:cs="Courier New"/>
          <w:sz w:val="18"/>
          <w:szCs w:val="18"/>
        </w:rPr>
      </w:pPr>
      <w:r w:rsidRPr="00C5126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C51267">
        <w:rPr>
          <w:rFonts w:ascii="Courier New" w:eastAsia="宋体" w:hAnsi="Courier New" w:cs="Courier New" w:hint="eastAsia"/>
          <w:sz w:val="18"/>
          <w:szCs w:val="18"/>
        </w:rPr>
        <w:t>输入字符为：</w:t>
      </w:r>
      <w:r w:rsidRPr="00C51267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C51267" w:rsidRPr="00C51267" w:rsidRDefault="00C51267" w:rsidP="008F25D0">
      <w:pPr>
        <w:rPr>
          <w:rFonts w:ascii="Courier New" w:eastAsia="宋体" w:hAnsi="Courier New" w:cs="Courier New"/>
          <w:sz w:val="18"/>
          <w:szCs w:val="18"/>
        </w:rPr>
      </w:pPr>
      <w:r w:rsidRPr="00C5126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C51267">
        <w:rPr>
          <w:rFonts w:ascii="Courier New" w:eastAsia="宋体" w:hAnsi="Courier New" w:cs="Courier New" w:hint="eastAsia"/>
          <w:sz w:val="18"/>
          <w:szCs w:val="18"/>
        </w:rPr>
        <w:t>输入字典为：</w:t>
      </w:r>
      <w:r w:rsidRPr="00C51267">
        <w:rPr>
          <w:rFonts w:ascii="Courier New" w:eastAsia="宋体" w:hAnsi="Courier New" w:cs="Courier New" w:hint="eastAsia"/>
          <w:sz w:val="18"/>
          <w:szCs w:val="18"/>
        </w:rPr>
        <w:t>",dictw)</w:t>
      </w:r>
    </w:p>
    <w:p w:rsidR="002C1D9D" w:rsidRDefault="00C51267" w:rsidP="008F25D0">
      <w:pPr>
        <w:rPr>
          <w:rFonts w:ascii="Courier New" w:eastAsia="宋体" w:hAnsi="Courier New" w:cs="Courier New"/>
          <w:sz w:val="18"/>
          <w:szCs w:val="18"/>
        </w:rPr>
      </w:pPr>
      <w:r w:rsidRPr="00C5126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C51267">
        <w:rPr>
          <w:rFonts w:ascii="Courier New" w:eastAsia="宋体" w:hAnsi="Courier New" w:cs="Courier New" w:hint="eastAsia"/>
          <w:sz w:val="18"/>
          <w:szCs w:val="18"/>
        </w:rPr>
        <w:t>输出个数为：</w:t>
      </w:r>
      <w:r w:rsidRPr="00C51267">
        <w:rPr>
          <w:rFonts w:ascii="Courier New" w:eastAsia="宋体" w:hAnsi="Courier New" w:cs="Courier New" w:hint="eastAsia"/>
          <w:sz w:val="18"/>
          <w:szCs w:val="18"/>
        </w:rPr>
        <w:t>",solution.boggleGame(inputnum,dictw))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88" w:name="_Toc10452916"/>
      <w:bookmarkStart w:id="689" w:name="_Toc17299590"/>
      <w:bookmarkStart w:id="690" w:name="_Toc17300664"/>
      <w:bookmarkStart w:id="691" w:name="_Toc1730097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711488">
        <w:rPr>
          <w:rFonts w:ascii="黑体" w:eastAsia="黑体" w:hAnsi="宋体" w:cs="Times New Roman"/>
          <w:bCs/>
          <w:sz w:val="28"/>
          <w:szCs w:val="28"/>
        </w:rPr>
        <w:t>167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132模式</w:t>
      </w:r>
      <w:r w:rsidR="00C51267">
        <w:rPr>
          <w:rFonts w:ascii="黑体" w:eastAsia="黑体" w:hAnsi="宋体" w:cs="Times New Roman" w:hint="eastAsia"/>
          <w:bCs/>
          <w:sz w:val="28"/>
          <w:szCs w:val="28"/>
        </w:rPr>
        <w:t>识别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011776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88"/>
      <w:bookmarkEnd w:id="689"/>
      <w:bookmarkEnd w:id="690"/>
      <w:bookmarkEnd w:id="691"/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2A48FF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 w:rsidR="002A48FF"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2A48FF">
        <w:rPr>
          <w:rFonts w:ascii="Courier New" w:eastAsia="宋体" w:hAnsi="Courier New" w:cs="Courier New" w:hint="eastAsia"/>
          <w:sz w:val="18"/>
          <w:szCs w:val="18"/>
        </w:rPr>
        <w:t>返回</w:t>
      </w:r>
      <w:r w:rsidR="002A48FF">
        <w:rPr>
          <w:rFonts w:ascii="Courier New" w:eastAsia="宋体" w:hAnsi="Courier New" w:cs="Courier New" w:hint="eastAsia"/>
          <w:sz w:val="18"/>
          <w:szCs w:val="18"/>
        </w:rPr>
        <w:t>True</w:t>
      </w:r>
      <w:r w:rsidR="002A48FF">
        <w:rPr>
          <w:rFonts w:ascii="Courier New" w:eastAsia="宋体" w:hAnsi="Courier New" w:cs="Courier New" w:hint="eastAsia"/>
          <w:sz w:val="18"/>
          <w:szCs w:val="18"/>
        </w:rPr>
        <w:t>或者</w:t>
      </w:r>
      <w:r w:rsidR="002A48FF">
        <w:rPr>
          <w:rFonts w:ascii="Courier New" w:eastAsia="宋体" w:hAnsi="Courier New" w:cs="Courier New" w:hint="eastAsia"/>
          <w:sz w:val="18"/>
          <w:szCs w:val="18"/>
        </w:rPr>
        <w:t>F</w:t>
      </w:r>
      <w:r>
        <w:rPr>
          <w:rFonts w:ascii="Courier New" w:eastAsia="宋体" w:hAnsi="Courier New" w:cs="Courier New"/>
          <w:sz w:val="18"/>
          <w:szCs w:val="18"/>
        </w:rPr>
        <w:t>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find132pattern(self,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stk = [-sys.maxsize]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range(len(nums)-1, -1,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nums[i] &lt; stk[-1]: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while stk and nums[i] &gt; stk[-1]: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v = stk.pop()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stk.append(nums[i])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stk.append(v)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inputnum=[1, 2, 3, 4]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A48FF" w:rsidRPr="002A48FF" w:rsidRDefault="002A48FF" w:rsidP="008F25D0">
      <w:pPr>
        <w:rPr>
          <w:rFonts w:ascii="Courier New" w:eastAsia="宋体" w:hAnsi="Courier New" w:cs="Courier New"/>
          <w:sz w:val="18"/>
          <w:szCs w:val="18"/>
        </w:rPr>
      </w:pPr>
      <w:r w:rsidRPr="002A48F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A48FF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2A48FF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C1D9D" w:rsidRDefault="002A48FF" w:rsidP="008F25D0">
      <w:pPr>
        <w:rPr>
          <w:rFonts w:ascii="Courier New" w:eastAsia="宋体" w:hAnsi="Courier New" w:cs="Courier New"/>
          <w:sz w:val="18"/>
          <w:szCs w:val="18"/>
        </w:rPr>
      </w:pPr>
      <w:r w:rsidRPr="002A48F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A48FF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2A48FF">
        <w:rPr>
          <w:rFonts w:ascii="Courier New" w:eastAsia="宋体" w:hAnsi="Courier New" w:cs="Courier New" w:hint="eastAsia"/>
          <w:sz w:val="18"/>
          <w:szCs w:val="18"/>
        </w:rPr>
        <w:t>",solution.find132pattern(inputnum))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92" w:name="_Toc10452917"/>
      <w:bookmarkStart w:id="693" w:name="_Toc17299591"/>
      <w:bookmarkStart w:id="694" w:name="_Toc17300665"/>
      <w:bookmarkStart w:id="695" w:name="_Toc1730097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168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检查缩写字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92"/>
      <w:bookmarkEnd w:id="693"/>
      <w:bookmarkEnd w:id="694"/>
      <w:bookmarkEnd w:id="69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BB7359">
        <w:rPr>
          <w:rFonts w:ascii="Courier New" w:eastAsia="宋体" w:hAnsi="Courier New" w:cs="Courier New" w:hint="eastAsia"/>
          <w:sz w:val="18"/>
          <w:szCs w:val="18"/>
        </w:rPr>
        <w:t>#</w:t>
      </w:r>
      <w:r w:rsidR="00BB735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word</w:t>
      </w:r>
      <w:r w:rsidR="00BB7359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BB7359">
        <w:rPr>
          <w:rFonts w:ascii="Courier New" w:eastAsia="宋体" w:hAnsi="Courier New" w:cs="Courier New" w:hint="eastAsia"/>
          <w:sz w:val="18"/>
          <w:szCs w:val="18"/>
        </w:rPr>
        <w:t>#</w:t>
      </w:r>
      <w:r w:rsidR="00BB735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abbr</w:t>
      </w:r>
      <w:r w:rsidR="00BB7359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BB7359">
        <w:rPr>
          <w:rFonts w:ascii="Courier New" w:eastAsia="宋体" w:hAnsi="Courier New" w:cs="Courier New" w:hint="eastAsia"/>
          <w:sz w:val="18"/>
          <w:szCs w:val="18"/>
        </w:rPr>
        <w:t>#</w:t>
      </w:r>
      <w:r w:rsidR="00BB7359">
        <w:rPr>
          <w:rFonts w:ascii="Courier New" w:eastAsia="宋体" w:hAnsi="Courier New" w:cs="Courier New" w:hint="eastAsia"/>
          <w:sz w:val="18"/>
          <w:szCs w:val="18"/>
        </w:rPr>
        <w:t>返回布尔类型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validWordAbbreviation(self, word, abbr):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j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i &lt; len(word) and j &lt; len(abbr):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word[i] == abbr[j]: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j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elif abbr[j].isdigit() and abbr[j] != '0':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start = j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while j &lt; len(abbr) and abbr[j].isdigit():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j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 += int(abbr[start : j])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i == len(word) and j == len(abbr)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 = "internationalization"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abbr = "i12iz4n"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BB7359" w:rsidRPr="00BB7359" w:rsidRDefault="00BB7359" w:rsidP="008F25D0">
      <w:pPr>
        <w:rPr>
          <w:rFonts w:ascii="Courier New" w:eastAsia="宋体" w:hAnsi="Courier New" w:cs="Courier New"/>
          <w:sz w:val="18"/>
          <w:szCs w:val="18"/>
        </w:rPr>
      </w:pPr>
      <w:r w:rsidRPr="00BB735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B7359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BB7359">
        <w:rPr>
          <w:rFonts w:ascii="Courier New" w:eastAsia="宋体" w:hAnsi="Courier New" w:cs="Courier New" w:hint="eastAsia"/>
          <w:sz w:val="18"/>
          <w:szCs w:val="18"/>
        </w:rPr>
        <w:t>",s)</w:t>
      </w:r>
    </w:p>
    <w:p w:rsidR="00BB7359" w:rsidRPr="00BB7359" w:rsidRDefault="00BB7359" w:rsidP="008F25D0">
      <w:pPr>
        <w:rPr>
          <w:rFonts w:ascii="Courier New" w:eastAsia="宋体" w:hAnsi="Courier New" w:cs="Courier New"/>
          <w:sz w:val="18"/>
          <w:szCs w:val="18"/>
        </w:rPr>
      </w:pPr>
      <w:r w:rsidRPr="00BB735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B7359">
        <w:rPr>
          <w:rFonts w:ascii="Courier New" w:eastAsia="宋体" w:hAnsi="Courier New" w:cs="Courier New" w:hint="eastAsia"/>
          <w:sz w:val="18"/>
          <w:szCs w:val="18"/>
        </w:rPr>
        <w:t>缩写为：</w:t>
      </w:r>
      <w:r w:rsidRPr="00BB7359">
        <w:rPr>
          <w:rFonts w:ascii="Courier New" w:eastAsia="宋体" w:hAnsi="Courier New" w:cs="Courier New" w:hint="eastAsia"/>
          <w:sz w:val="18"/>
          <w:szCs w:val="18"/>
        </w:rPr>
        <w:t>",abbr)</w:t>
      </w:r>
    </w:p>
    <w:p w:rsidR="002C1D9D" w:rsidRDefault="00BB7359" w:rsidP="008F25D0">
      <w:pPr>
        <w:rPr>
          <w:rFonts w:ascii="Courier New" w:eastAsia="宋体" w:hAnsi="Courier New" w:cs="Courier New"/>
          <w:sz w:val="18"/>
          <w:szCs w:val="18"/>
        </w:rPr>
      </w:pPr>
      <w:r w:rsidRPr="00BB735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B7359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BB7359">
        <w:rPr>
          <w:rFonts w:ascii="Courier New" w:eastAsia="宋体" w:hAnsi="Courier New" w:cs="Courier New" w:hint="eastAsia"/>
          <w:sz w:val="18"/>
          <w:szCs w:val="18"/>
        </w:rPr>
        <w:t>",solution.validWordAbbreviation(s,abbr))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696" w:name="_Toc10452918"/>
      <w:bookmarkStart w:id="697" w:name="_Toc17299592"/>
      <w:bookmarkStart w:id="698" w:name="_Toc17300666"/>
      <w:bookmarkStart w:id="699" w:name="_Toc1730097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169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一次编辑距离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696"/>
      <w:bookmarkEnd w:id="697"/>
      <w:bookmarkEnd w:id="698"/>
      <w:bookmarkEnd w:id="69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1B2D66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</w:t>
      </w:r>
      <w:r w:rsidR="001B2D66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1B2D66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t</w:t>
      </w:r>
      <w:r w:rsidR="001B2D66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1B2D66">
        <w:rPr>
          <w:rFonts w:ascii="Courier New" w:eastAsia="宋体" w:hAnsi="Courier New" w:cs="Courier New" w:hint="eastAsia"/>
          <w:sz w:val="18"/>
          <w:szCs w:val="18"/>
        </w:rPr>
        <w:t>返回布尔类型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isOneEditDistance(self, s, 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m = len(s)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 = len(t)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abs(m - n) &gt;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m &gt; 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self.isOneEditDistance(t, 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s[i] != t[i]: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if m == 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return s[i + 1:] == t[i + 1:]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return s[i:] == t[i + 1:]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m != 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s = "aDb"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t = "adb"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solution = Solution()</w:t>
      </w:r>
    </w:p>
    <w:p w:rsidR="00230B8A" w:rsidRPr="00230B8A" w:rsidRDefault="00230B8A" w:rsidP="008F25D0">
      <w:pPr>
        <w:rPr>
          <w:rFonts w:ascii="Courier New" w:eastAsia="宋体" w:hAnsi="Courier New" w:cs="Courier New"/>
          <w:sz w:val="18"/>
          <w:szCs w:val="18"/>
        </w:rPr>
      </w:pPr>
      <w:r w:rsidRPr="00230B8A">
        <w:rPr>
          <w:rFonts w:ascii="Courier New" w:eastAsia="宋体" w:hAnsi="Courier New" w:cs="Courier New" w:hint="eastAsia"/>
          <w:sz w:val="18"/>
          <w:szCs w:val="18"/>
        </w:rPr>
        <w:t xml:space="preserve">     print("</w:t>
      </w:r>
      <w:r w:rsidRPr="00230B8A">
        <w:rPr>
          <w:rFonts w:ascii="Courier New" w:eastAsia="宋体" w:hAnsi="Courier New" w:cs="Courier New" w:hint="eastAsia"/>
          <w:sz w:val="18"/>
          <w:szCs w:val="18"/>
        </w:rPr>
        <w:t>输入字符串</w:t>
      </w:r>
      <w:r w:rsidRPr="00230B8A">
        <w:rPr>
          <w:rFonts w:ascii="Courier New" w:eastAsia="宋体" w:hAnsi="Courier New" w:cs="Courier New" w:hint="eastAsia"/>
          <w:sz w:val="18"/>
          <w:szCs w:val="18"/>
        </w:rPr>
        <w:t>s</w:t>
      </w:r>
      <w:r w:rsidRPr="00230B8A">
        <w:rPr>
          <w:rFonts w:ascii="Courier New" w:eastAsia="宋体" w:hAnsi="Courier New" w:cs="Courier New" w:hint="eastAsia"/>
          <w:sz w:val="18"/>
          <w:szCs w:val="18"/>
        </w:rPr>
        <w:t>：</w:t>
      </w:r>
      <w:r w:rsidRPr="00230B8A">
        <w:rPr>
          <w:rFonts w:ascii="Courier New" w:eastAsia="宋体" w:hAnsi="Courier New" w:cs="Courier New" w:hint="eastAsia"/>
          <w:sz w:val="18"/>
          <w:szCs w:val="18"/>
        </w:rPr>
        <w:t>",s)</w:t>
      </w:r>
    </w:p>
    <w:p w:rsidR="00230B8A" w:rsidRPr="00230B8A" w:rsidRDefault="00230B8A" w:rsidP="008F25D0">
      <w:pPr>
        <w:rPr>
          <w:rFonts w:ascii="Courier New" w:eastAsia="宋体" w:hAnsi="Courier New" w:cs="Courier New"/>
          <w:sz w:val="18"/>
          <w:szCs w:val="18"/>
        </w:rPr>
      </w:pPr>
      <w:r w:rsidRPr="00230B8A">
        <w:rPr>
          <w:rFonts w:ascii="Courier New" w:eastAsia="宋体" w:hAnsi="Courier New" w:cs="Courier New" w:hint="eastAsia"/>
          <w:sz w:val="18"/>
          <w:szCs w:val="18"/>
        </w:rPr>
        <w:t xml:space="preserve">     print("</w:t>
      </w:r>
      <w:r w:rsidRPr="00230B8A">
        <w:rPr>
          <w:rFonts w:ascii="Courier New" w:eastAsia="宋体" w:hAnsi="Courier New" w:cs="Courier New" w:hint="eastAsia"/>
          <w:sz w:val="18"/>
          <w:szCs w:val="18"/>
        </w:rPr>
        <w:t>输入字符串</w:t>
      </w:r>
      <w:r w:rsidRPr="00230B8A">
        <w:rPr>
          <w:rFonts w:ascii="Courier New" w:eastAsia="宋体" w:hAnsi="Courier New" w:cs="Courier New" w:hint="eastAsia"/>
          <w:sz w:val="18"/>
          <w:szCs w:val="18"/>
        </w:rPr>
        <w:t>t</w:t>
      </w:r>
      <w:r w:rsidRPr="00230B8A">
        <w:rPr>
          <w:rFonts w:ascii="Courier New" w:eastAsia="宋体" w:hAnsi="Courier New" w:cs="Courier New" w:hint="eastAsia"/>
          <w:sz w:val="18"/>
          <w:szCs w:val="18"/>
        </w:rPr>
        <w:t>：</w:t>
      </w:r>
      <w:r w:rsidRPr="00230B8A">
        <w:rPr>
          <w:rFonts w:ascii="Courier New" w:eastAsia="宋体" w:hAnsi="Courier New" w:cs="Courier New" w:hint="eastAsia"/>
          <w:sz w:val="18"/>
          <w:szCs w:val="18"/>
        </w:rPr>
        <w:t>",t)</w:t>
      </w:r>
    </w:p>
    <w:p w:rsidR="002C1D9D" w:rsidRDefault="00230B8A" w:rsidP="008F25D0">
      <w:pPr>
        <w:rPr>
          <w:rFonts w:ascii="Courier New" w:eastAsia="宋体" w:hAnsi="Courier New" w:cs="Courier New"/>
          <w:sz w:val="18"/>
          <w:szCs w:val="18"/>
        </w:rPr>
      </w:pPr>
      <w:r w:rsidRPr="00230B8A">
        <w:rPr>
          <w:rFonts w:ascii="Courier New" w:eastAsia="宋体" w:hAnsi="Courier New" w:cs="Courier New" w:hint="eastAsia"/>
          <w:sz w:val="18"/>
          <w:szCs w:val="18"/>
        </w:rPr>
        <w:t xml:space="preserve">     print("</w:t>
      </w:r>
      <w:r w:rsidRPr="00230B8A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230B8A">
        <w:rPr>
          <w:rFonts w:ascii="Courier New" w:eastAsia="宋体" w:hAnsi="Courier New" w:cs="Courier New" w:hint="eastAsia"/>
          <w:sz w:val="18"/>
          <w:szCs w:val="18"/>
        </w:rPr>
        <w:t>",solution.isOneEditDistance(s,t))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00" w:name="_Toc10452919"/>
      <w:bookmarkStart w:id="701" w:name="_Toc17299593"/>
      <w:bookmarkStart w:id="702" w:name="_Toc17300667"/>
      <w:bookmarkStart w:id="703" w:name="_Toc1730097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170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 w:rsidR="003E7656">
        <w:rPr>
          <w:rFonts w:ascii="黑体" w:eastAsia="黑体" w:hAnsi="宋体" w:cs="Times New Roman" w:hint="eastAsia"/>
          <w:bCs/>
          <w:sz w:val="28"/>
          <w:szCs w:val="28"/>
        </w:rPr>
        <w:t>数据流</w:t>
      </w:r>
      <w:r>
        <w:rPr>
          <w:rFonts w:ascii="黑体" w:eastAsia="黑体" w:hAnsi="宋体" w:cs="Times New Roman" w:hint="eastAsia"/>
          <w:bCs/>
          <w:sz w:val="28"/>
          <w:szCs w:val="28"/>
        </w:rPr>
        <w:t>滑动窗口平均值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00"/>
      <w:bookmarkEnd w:id="701"/>
      <w:bookmarkEnd w:id="702"/>
      <w:bookmarkEnd w:id="70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from collections import deque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MovingAverage(object):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size):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self.queue = deque([])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self.size = size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self.sum = 0.0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next(self, 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len(self.queue) == self.size: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self.sum -= self.queue.popleft()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self.sum += 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self.queue.append(val)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self.sum / len(self.queue)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MovingAverage(3)</w:t>
      </w:r>
    </w:p>
    <w:p w:rsidR="00235DB1" w:rsidRPr="00235DB1" w:rsidRDefault="00235DB1" w:rsidP="008F25D0">
      <w:pPr>
        <w:rPr>
          <w:rFonts w:ascii="Courier New" w:eastAsia="宋体" w:hAnsi="Courier New" w:cs="Courier New"/>
          <w:sz w:val="18"/>
          <w:szCs w:val="18"/>
        </w:rPr>
      </w:pPr>
      <w:r w:rsidRPr="00235DB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输入数据流：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1,10,3,5")</w:t>
      </w:r>
    </w:p>
    <w:p w:rsidR="00235DB1" w:rsidRPr="00235DB1" w:rsidRDefault="00235DB1" w:rsidP="008F25D0">
      <w:pPr>
        <w:rPr>
          <w:rFonts w:ascii="Courier New" w:eastAsia="宋体" w:hAnsi="Courier New" w:cs="Courier New"/>
          <w:sz w:val="18"/>
          <w:szCs w:val="18"/>
        </w:rPr>
      </w:pPr>
      <w:r w:rsidRPr="00235DB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输出流动窗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1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：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",solution.next(1))</w:t>
      </w:r>
    </w:p>
    <w:p w:rsidR="00235DB1" w:rsidRPr="00235DB1" w:rsidRDefault="00235DB1" w:rsidP="008F25D0">
      <w:pPr>
        <w:rPr>
          <w:rFonts w:ascii="Courier New" w:eastAsia="宋体" w:hAnsi="Courier New" w:cs="Courier New"/>
          <w:sz w:val="18"/>
          <w:szCs w:val="18"/>
        </w:rPr>
      </w:pPr>
      <w:r w:rsidRPr="00235DB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输出流动窗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2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：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",solution.next(10))</w:t>
      </w:r>
    </w:p>
    <w:p w:rsidR="00235DB1" w:rsidRPr="00235DB1" w:rsidRDefault="00235DB1" w:rsidP="008F25D0">
      <w:pPr>
        <w:rPr>
          <w:rFonts w:ascii="Courier New" w:eastAsia="宋体" w:hAnsi="Courier New" w:cs="Courier New"/>
          <w:sz w:val="18"/>
          <w:szCs w:val="18"/>
        </w:rPr>
      </w:pPr>
      <w:r w:rsidRPr="00235DB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输出流动窗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3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：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",solution.next(3))</w:t>
      </w:r>
    </w:p>
    <w:p w:rsidR="002C1D9D" w:rsidRDefault="00235DB1" w:rsidP="008F25D0">
      <w:pPr>
        <w:rPr>
          <w:rFonts w:ascii="Courier New" w:eastAsia="宋体" w:hAnsi="Courier New" w:cs="Courier New"/>
          <w:sz w:val="18"/>
          <w:szCs w:val="18"/>
        </w:rPr>
      </w:pPr>
      <w:r w:rsidRPr="00235DB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输出流动窗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4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：</w:t>
      </w:r>
      <w:r w:rsidRPr="00235DB1">
        <w:rPr>
          <w:rFonts w:ascii="Courier New" w:eastAsia="宋体" w:hAnsi="Courier New" w:cs="Courier New" w:hint="eastAsia"/>
          <w:sz w:val="18"/>
          <w:szCs w:val="18"/>
        </w:rPr>
        <w:t>",solution.next(5))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04" w:name="_Toc10452920"/>
      <w:bookmarkStart w:id="705" w:name="_Toc17299594"/>
      <w:bookmarkStart w:id="706" w:name="_Toc17300668"/>
      <w:bookmarkStart w:id="707" w:name="_Toc1730097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171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最长绝对文件路径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04"/>
      <w:bookmarkEnd w:id="705"/>
      <w:bookmarkEnd w:id="706"/>
      <w:bookmarkEnd w:id="70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import re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import collections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E53EBB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input</w:t>
      </w:r>
      <w:r w:rsidR="00E53EBB">
        <w:rPr>
          <w:rFonts w:ascii="Courier New" w:eastAsia="宋体" w:hAnsi="Courier New" w:cs="Courier New" w:hint="eastAsia"/>
          <w:sz w:val="18"/>
          <w:szCs w:val="18"/>
        </w:rPr>
        <w:t>为抽象的文件系统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E53EBB">
        <w:rPr>
          <w:rFonts w:ascii="Courier New" w:eastAsia="宋体" w:hAnsi="Courier New" w:cs="Courier New" w:hint="eastAsia"/>
          <w:sz w:val="18"/>
          <w:szCs w:val="18"/>
        </w:rPr>
        <w:t>返回最长文件的绝度路径长度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lengthLongestPath(self, input):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dict = collections.defaultdict(lambda: "")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lines = input.split("\n")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 = len(lines)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result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count = lines[i].count("\t")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lines[i] = dict[count - 1] + re.sub("\\t+","/", lines[i])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"." in lines[i]: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result = max(result, len(lines[i]))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dict[count] = lines[i]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ind w:firstLineChars="200" w:firstLine="36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inputwords="dir\n\tsubdir1\n\t\tfile1.ext\n\t\tsubsubdir1\n\tsubdir2\n\t\tsubsubdir2\n\t\t\tfile2.ext"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solution=Solution()</w:t>
      </w:r>
    </w:p>
    <w:p w:rsidR="00EC0D4C" w:rsidRPr="00EC0D4C" w:rsidRDefault="00EC0D4C" w:rsidP="008F25D0">
      <w:pPr>
        <w:rPr>
          <w:rFonts w:ascii="Courier New" w:eastAsia="宋体" w:hAnsi="Courier New" w:cs="Courier New"/>
          <w:sz w:val="18"/>
          <w:szCs w:val="18"/>
        </w:rPr>
      </w:pPr>
      <w:r w:rsidRPr="00EC0D4C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C0D4C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EC0D4C">
        <w:rPr>
          <w:rFonts w:ascii="Courier New" w:eastAsia="宋体" w:hAnsi="Courier New" w:cs="Courier New" w:hint="eastAsia"/>
          <w:sz w:val="18"/>
          <w:szCs w:val="18"/>
        </w:rPr>
        <w:t>",inputwords)</w:t>
      </w:r>
    </w:p>
    <w:p w:rsidR="002C1D9D" w:rsidRDefault="00EC0D4C" w:rsidP="008F25D0">
      <w:pPr>
        <w:rPr>
          <w:rFonts w:ascii="Courier New" w:eastAsia="宋体" w:hAnsi="Courier New" w:cs="Courier New"/>
          <w:sz w:val="18"/>
          <w:szCs w:val="18"/>
        </w:rPr>
      </w:pPr>
      <w:r w:rsidRPr="00EC0D4C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C0D4C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EC0D4C">
        <w:rPr>
          <w:rFonts w:ascii="Courier New" w:eastAsia="宋体" w:hAnsi="Courier New" w:cs="Courier New" w:hint="eastAsia"/>
          <w:sz w:val="18"/>
          <w:szCs w:val="18"/>
        </w:rPr>
        <w:t>",solution.lengthLongestPath(inputwords))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08" w:name="_Toc10452921"/>
      <w:bookmarkStart w:id="709" w:name="_Toc17299595"/>
      <w:bookmarkStart w:id="710" w:name="_Toc17300669"/>
      <w:bookmarkStart w:id="711" w:name="_Toc17300977"/>
      <w:r>
        <w:rPr>
          <w:rFonts w:ascii="黑体" w:eastAsia="黑体" w:hAnsi="宋体" w:cs="Times New Roman"/>
          <w:bCs/>
          <w:sz w:val="28"/>
          <w:szCs w:val="28"/>
        </w:rPr>
        <w:t>【</w:t>
      </w:r>
      <w:r w:rsidR="002E1CB8">
        <w:rPr>
          <w:rFonts w:ascii="黑体" w:eastAsia="黑体" w:hAnsi="宋体" w:cs="Times New Roman" w:hint="eastAsia"/>
          <w:bCs/>
          <w:sz w:val="28"/>
          <w:szCs w:val="28"/>
        </w:rPr>
        <w:t>例</w:t>
      </w:r>
      <w:r w:rsidR="00B4479A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B4479A">
        <w:rPr>
          <w:rFonts w:ascii="黑体" w:eastAsia="黑体" w:hAnsi="宋体" w:cs="Times New Roman"/>
          <w:bCs/>
          <w:sz w:val="28"/>
          <w:szCs w:val="28"/>
        </w:rPr>
        <w:t>72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识别名人</w:t>
      </w:r>
      <w:r w:rsidR="00F4538D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4538D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4538D" w:rsidRPr="00F4538D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08"/>
      <w:bookmarkEnd w:id="709"/>
      <w:bookmarkEnd w:id="710"/>
      <w:bookmarkEnd w:id="71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假定</w:t>
      </w:r>
      <w:r w:rsidR="0064469F">
        <w:rPr>
          <w:rFonts w:ascii="Courier New" w:eastAsia="宋体" w:hAnsi="Courier New" w:cs="Courier New" w:hint="eastAsia"/>
          <w:sz w:val="18"/>
          <w:szCs w:val="18"/>
        </w:rPr>
        <w:t>0</w:t>
      </w:r>
      <w:r w:rsidR="0064469F">
        <w:rPr>
          <w:rFonts w:ascii="Courier New" w:eastAsia="宋体" w:hAnsi="Courier New" w:cs="Courier New" w:hint="eastAsia"/>
          <w:sz w:val="18"/>
          <w:szCs w:val="18"/>
        </w:rPr>
        <w:t>认识</w:t>
      </w:r>
      <w:r>
        <w:rPr>
          <w:rFonts w:ascii="Courier New" w:eastAsia="宋体" w:hAnsi="Courier New" w:cs="Courier New" w:hint="eastAsia"/>
          <w:sz w:val="18"/>
          <w:szCs w:val="18"/>
        </w:rPr>
        <w:t>1,1</w:t>
      </w:r>
      <w:r w:rsidR="0064469F">
        <w:rPr>
          <w:rFonts w:ascii="Courier New" w:eastAsia="宋体" w:hAnsi="Courier New" w:cs="Courier New" w:hint="eastAsia"/>
          <w:sz w:val="18"/>
          <w:szCs w:val="18"/>
        </w:rPr>
        <w:t>不认识</w:t>
      </w:r>
      <w:r>
        <w:rPr>
          <w:rFonts w:ascii="Courier New" w:eastAsia="宋体" w:hAnsi="Courier New" w:cs="Courier New" w:hint="eastAsia"/>
          <w:sz w:val="18"/>
          <w:szCs w:val="18"/>
        </w:rPr>
        <w:t>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class Celebrity: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knows(a,b):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a==0 and b==1 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a==1 and b==0 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64469F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 w:rsidR="0064469F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64469F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findCelebrity(self,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celeb = 0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range(1,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Celebrity.knows(celeb, i):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celeb = i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celeb != i and Celebrity.knows(celeb, i):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celeb != i and not Celebrity.knows(i, celeb):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celeb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n=2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solution=Solution()</w:t>
      </w:r>
    </w:p>
    <w:p w:rsidR="0064469F" w:rsidRPr="0064469F" w:rsidRDefault="0064469F" w:rsidP="008F25D0">
      <w:pPr>
        <w:rPr>
          <w:rFonts w:ascii="Courier New" w:eastAsia="宋体" w:hAnsi="Courier New" w:cs="Courier New"/>
          <w:sz w:val="18"/>
          <w:szCs w:val="18"/>
        </w:rPr>
      </w:pPr>
      <w:r w:rsidRPr="0064469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4469F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64469F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C1D9D" w:rsidRDefault="0064469F" w:rsidP="008F25D0">
      <w:pPr>
        <w:rPr>
          <w:rFonts w:ascii="Courier New" w:eastAsia="宋体" w:hAnsi="Courier New" w:cs="Courier New"/>
          <w:sz w:val="18"/>
          <w:szCs w:val="18"/>
        </w:rPr>
      </w:pPr>
      <w:r w:rsidRPr="0064469F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4469F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64469F">
        <w:rPr>
          <w:rFonts w:ascii="Courier New" w:eastAsia="宋体" w:hAnsi="Courier New" w:cs="Courier New" w:hint="eastAsia"/>
          <w:sz w:val="18"/>
          <w:szCs w:val="18"/>
        </w:rPr>
        <w:t>",solution.findCelebrity(n))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12" w:name="_Toc10452922"/>
      <w:bookmarkStart w:id="713" w:name="_Toc17299596"/>
      <w:bookmarkStart w:id="714" w:name="_Toc17300670"/>
      <w:bookmarkStart w:id="715" w:name="_Toc1730097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173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第一个独特字符位置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E8491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12"/>
      <w:bookmarkEnd w:id="713"/>
      <w:bookmarkEnd w:id="714"/>
      <w:bookmarkEnd w:id="715"/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9C365B">
        <w:rPr>
          <w:rFonts w:ascii="Courier New" w:eastAsia="宋体" w:hAnsi="Courier New" w:cs="Courier New" w:hint="eastAsia"/>
          <w:sz w:val="18"/>
          <w:szCs w:val="18"/>
        </w:rPr>
        <w:t>参数</w:t>
      </w:r>
      <w:r w:rsidR="009C365B">
        <w:rPr>
          <w:rFonts w:ascii="Courier New" w:eastAsia="宋体" w:hAnsi="Courier New" w:cs="Courier New" w:hint="eastAsia"/>
          <w:sz w:val="18"/>
          <w:szCs w:val="18"/>
        </w:rPr>
        <w:t>s</w:t>
      </w:r>
      <w:r w:rsidR="009C365B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9C365B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firstUniqChar(self, 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alp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c in 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c not in alp: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alp[c]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alp[c]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index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c in 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alp[c] ==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return index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index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 = "lintcode"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solution=Solution()</w:t>
      </w:r>
    </w:p>
    <w:p w:rsidR="009C365B" w:rsidRPr="009C365B" w:rsidRDefault="009C365B" w:rsidP="008F25D0">
      <w:pPr>
        <w:rPr>
          <w:rFonts w:ascii="Courier New" w:eastAsia="宋体" w:hAnsi="Courier New" w:cs="Courier New"/>
          <w:sz w:val="18"/>
          <w:szCs w:val="18"/>
        </w:rPr>
      </w:pPr>
      <w:r w:rsidRPr="009C365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9C365B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9C365B">
        <w:rPr>
          <w:rFonts w:ascii="Courier New" w:eastAsia="宋体" w:hAnsi="Courier New" w:cs="Courier New" w:hint="eastAsia"/>
          <w:sz w:val="18"/>
          <w:szCs w:val="18"/>
        </w:rPr>
        <w:t>",s)</w:t>
      </w:r>
    </w:p>
    <w:p w:rsidR="002C1D9D" w:rsidRDefault="009C365B" w:rsidP="008F25D0">
      <w:pPr>
        <w:rPr>
          <w:rFonts w:ascii="Courier New" w:eastAsia="宋体" w:hAnsi="Courier New" w:cs="Courier New"/>
          <w:sz w:val="18"/>
          <w:szCs w:val="18"/>
        </w:rPr>
      </w:pPr>
      <w:r w:rsidRPr="009C365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9C365B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9C365B">
        <w:rPr>
          <w:rFonts w:ascii="Courier New" w:eastAsia="宋体" w:hAnsi="Courier New" w:cs="Courier New" w:hint="eastAsia"/>
          <w:sz w:val="18"/>
          <w:szCs w:val="18"/>
        </w:rPr>
        <w:t>",solution.firstUniqChar(s))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16" w:name="_Toc10452923"/>
      <w:bookmarkStart w:id="717" w:name="_Toc17299597"/>
      <w:bookmarkStart w:id="718" w:name="_Toc17300671"/>
      <w:bookmarkStart w:id="719" w:name="_Toc1730097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174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子串字谜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16"/>
      <w:bookmarkEnd w:id="717"/>
      <w:bookmarkEnd w:id="718"/>
      <w:bookmarkEnd w:id="71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9C365B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</w:t>
      </w:r>
      <w:r w:rsidR="009C365B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9C365B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p</w:t>
      </w:r>
      <w:r w:rsidR="009C365B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E677CD">
        <w:rPr>
          <w:rFonts w:ascii="Courier New" w:eastAsia="宋体" w:hAnsi="Courier New" w:cs="Courier New" w:hint="eastAsia"/>
          <w:sz w:val="18"/>
          <w:szCs w:val="18"/>
        </w:rPr>
        <w:t>返回索引列表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findAnagrams(self, s, p):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ans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sum = [0 for x in range(0,30)]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plength = len(p)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slength = len(s)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range(plength):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sum[ord(p[i]) - ord('a')]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start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end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matched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end &lt; slength: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sum[ord(s[end]) - ord('a')] &gt;=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matched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sum[ord(s[end]) - ord('a')]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end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matched == plength: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ans.append(start)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end - start == plength: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if sum[ord(s[start]) - ord('a')] &gt;=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    matched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sum[ord(s[start]) - ord('a')]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start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 = "cbaebabacd"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 = "abc"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E677CD" w:rsidRPr="00E677CD" w:rsidRDefault="00E677CD" w:rsidP="008F25D0">
      <w:pPr>
        <w:rPr>
          <w:rFonts w:ascii="Courier New" w:eastAsia="宋体" w:hAnsi="Courier New" w:cs="Courier New"/>
          <w:sz w:val="18"/>
          <w:szCs w:val="18"/>
        </w:rPr>
      </w:pPr>
      <w:r w:rsidRPr="00E677CD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677CD">
        <w:rPr>
          <w:rFonts w:ascii="Courier New" w:eastAsia="宋体" w:hAnsi="Courier New" w:cs="Courier New" w:hint="eastAsia"/>
          <w:sz w:val="18"/>
          <w:szCs w:val="18"/>
        </w:rPr>
        <w:t>输入字符串：</w:t>
      </w:r>
      <w:r w:rsidRPr="00E677CD">
        <w:rPr>
          <w:rFonts w:ascii="Courier New" w:eastAsia="宋体" w:hAnsi="Courier New" w:cs="Courier New" w:hint="eastAsia"/>
          <w:sz w:val="18"/>
          <w:szCs w:val="18"/>
        </w:rPr>
        <w:t>",s)</w:t>
      </w:r>
    </w:p>
    <w:p w:rsidR="00E677CD" w:rsidRPr="00E677CD" w:rsidRDefault="00E677CD" w:rsidP="008F25D0">
      <w:pPr>
        <w:rPr>
          <w:rFonts w:ascii="Courier New" w:eastAsia="宋体" w:hAnsi="Courier New" w:cs="Courier New"/>
          <w:sz w:val="18"/>
          <w:szCs w:val="18"/>
        </w:rPr>
      </w:pPr>
      <w:r w:rsidRPr="00E677CD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677CD">
        <w:rPr>
          <w:rFonts w:ascii="Courier New" w:eastAsia="宋体" w:hAnsi="Courier New" w:cs="Courier New" w:hint="eastAsia"/>
          <w:sz w:val="18"/>
          <w:szCs w:val="18"/>
        </w:rPr>
        <w:t>输入子串为：</w:t>
      </w:r>
      <w:r w:rsidRPr="00E677CD">
        <w:rPr>
          <w:rFonts w:ascii="Courier New" w:eastAsia="宋体" w:hAnsi="Courier New" w:cs="Courier New" w:hint="eastAsia"/>
          <w:sz w:val="18"/>
          <w:szCs w:val="18"/>
        </w:rPr>
        <w:t>",p)</w:t>
      </w:r>
    </w:p>
    <w:p w:rsidR="002C1D9D" w:rsidRDefault="00E677CD" w:rsidP="008F25D0">
      <w:pPr>
        <w:rPr>
          <w:rFonts w:ascii="Courier New" w:eastAsia="宋体" w:hAnsi="Courier New" w:cs="Courier New"/>
          <w:sz w:val="18"/>
          <w:szCs w:val="18"/>
        </w:rPr>
      </w:pPr>
      <w:r w:rsidRPr="00E677CD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677CD">
        <w:rPr>
          <w:rFonts w:ascii="Courier New" w:eastAsia="宋体" w:hAnsi="Courier New" w:cs="Courier New" w:hint="eastAsia"/>
          <w:sz w:val="18"/>
          <w:szCs w:val="18"/>
        </w:rPr>
        <w:t>输出索引为：</w:t>
      </w:r>
      <w:r w:rsidRPr="00E677CD">
        <w:rPr>
          <w:rFonts w:ascii="Courier New" w:eastAsia="宋体" w:hAnsi="Courier New" w:cs="Courier New" w:hint="eastAsia"/>
          <w:sz w:val="18"/>
          <w:szCs w:val="18"/>
        </w:rPr>
        <w:t>",solution.findAnagrams(s,p))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20" w:name="_Toc10452924"/>
      <w:bookmarkStart w:id="721" w:name="_Toc17299598"/>
      <w:bookmarkStart w:id="722" w:name="_Toc17300672"/>
      <w:bookmarkStart w:id="723" w:name="_Toc1730098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175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单词缩写集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20"/>
      <w:bookmarkEnd w:id="721"/>
      <w:bookmarkEnd w:id="722"/>
      <w:bookmarkEnd w:id="723"/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ValidWordAbbr: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dictionary):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self.map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word in dictionary: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abbr = self.word_to_abbr(word)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abbr not in self.map: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self.map[abbr] = set()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self.map[abbr].add(word)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word_to_abbr(self, word):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len(word) &lt;=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return word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word[0] + str(len(word[1:-1])) + word[-1]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isUnique(self, word):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abbr = self.word_to_abbr(word)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abbr not in self.map: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word_in_dict in self.map[abbr]: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word != word_in_dict: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dic=[ "deer", "door", "cake", "card" 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ValidWordAbbr(dic)</w:t>
      </w:r>
    </w:p>
    <w:p w:rsidR="00B046C5" w:rsidRPr="00B046C5" w:rsidRDefault="00B046C5" w:rsidP="008F25D0">
      <w:pPr>
        <w:rPr>
          <w:rFonts w:ascii="Courier New" w:eastAsia="宋体" w:hAnsi="Courier New" w:cs="Courier New"/>
          <w:sz w:val="18"/>
          <w:szCs w:val="18"/>
        </w:rPr>
      </w:pPr>
      <w:r w:rsidRPr="00B046C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046C5">
        <w:rPr>
          <w:rFonts w:ascii="Courier New" w:eastAsia="宋体" w:hAnsi="Courier New" w:cs="Courier New" w:hint="eastAsia"/>
          <w:sz w:val="18"/>
          <w:szCs w:val="18"/>
        </w:rPr>
        <w:t>输入字典为：</w:t>
      </w:r>
      <w:r w:rsidRPr="00B046C5">
        <w:rPr>
          <w:rFonts w:ascii="Courier New" w:eastAsia="宋体" w:hAnsi="Courier New" w:cs="Courier New" w:hint="eastAsia"/>
          <w:sz w:val="18"/>
          <w:szCs w:val="18"/>
        </w:rPr>
        <w:t>",dic)</w:t>
      </w:r>
    </w:p>
    <w:p w:rsidR="00B046C5" w:rsidRPr="00B046C5" w:rsidRDefault="00B046C5" w:rsidP="008F25D0">
      <w:pPr>
        <w:rPr>
          <w:rFonts w:ascii="Courier New" w:eastAsia="宋体" w:hAnsi="Courier New" w:cs="Courier New"/>
          <w:sz w:val="18"/>
          <w:szCs w:val="18"/>
        </w:rPr>
      </w:pPr>
      <w:r w:rsidRPr="00B046C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046C5">
        <w:rPr>
          <w:rFonts w:ascii="Courier New" w:eastAsia="宋体" w:hAnsi="Courier New" w:cs="Courier New" w:hint="eastAsia"/>
          <w:sz w:val="18"/>
          <w:szCs w:val="18"/>
        </w:rPr>
        <w:t>输入单词为：</w:t>
      </w:r>
      <w:r w:rsidRPr="00B046C5">
        <w:rPr>
          <w:rFonts w:ascii="Courier New" w:eastAsia="宋体" w:hAnsi="Courier New" w:cs="Courier New" w:hint="eastAsia"/>
          <w:sz w:val="18"/>
          <w:szCs w:val="18"/>
        </w:rPr>
        <w:t xml:space="preserve"> dear")</w:t>
      </w:r>
    </w:p>
    <w:p w:rsidR="00B046C5" w:rsidRPr="00B046C5" w:rsidRDefault="00B046C5" w:rsidP="008F25D0">
      <w:pPr>
        <w:rPr>
          <w:rFonts w:ascii="Courier New" w:eastAsia="宋体" w:hAnsi="Courier New" w:cs="Courier New"/>
          <w:sz w:val="18"/>
          <w:szCs w:val="18"/>
        </w:rPr>
      </w:pPr>
      <w:r w:rsidRPr="00B046C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046C5">
        <w:rPr>
          <w:rFonts w:ascii="Courier New" w:eastAsia="宋体" w:hAnsi="Courier New" w:cs="Courier New" w:hint="eastAsia"/>
          <w:sz w:val="18"/>
          <w:szCs w:val="18"/>
        </w:rPr>
        <w:t>输出结果为：</w:t>
      </w:r>
      <w:r w:rsidRPr="00B046C5">
        <w:rPr>
          <w:rFonts w:ascii="Courier New" w:eastAsia="宋体" w:hAnsi="Courier New" w:cs="Courier New" w:hint="eastAsia"/>
          <w:sz w:val="18"/>
          <w:szCs w:val="18"/>
        </w:rPr>
        <w:t>",solution.isUnique("dear"))</w:t>
      </w:r>
    </w:p>
    <w:p w:rsidR="00B046C5" w:rsidRPr="00B046C5" w:rsidRDefault="00B046C5" w:rsidP="008F25D0">
      <w:pPr>
        <w:rPr>
          <w:rFonts w:ascii="Courier New" w:eastAsia="宋体" w:hAnsi="Courier New" w:cs="Courier New"/>
          <w:sz w:val="18"/>
          <w:szCs w:val="18"/>
        </w:rPr>
      </w:pPr>
      <w:r w:rsidRPr="00B046C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046C5">
        <w:rPr>
          <w:rFonts w:ascii="Courier New" w:eastAsia="宋体" w:hAnsi="Courier New" w:cs="Courier New" w:hint="eastAsia"/>
          <w:sz w:val="18"/>
          <w:szCs w:val="18"/>
        </w:rPr>
        <w:t>输入单词为：</w:t>
      </w:r>
      <w:r w:rsidRPr="00B046C5">
        <w:rPr>
          <w:rFonts w:ascii="Courier New" w:eastAsia="宋体" w:hAnsi="Courier New" w:cs="Courier New" w:hint="eastAsia"/>
          <w:sz w:val="18"/>
          <w:szCs w:val="18"/>
        </w:rPr>
        <w:t xml:space="preserve"> cart")</w:t>
      </w:r>
    </w:p>
    <w:p w:rsidR="002C1D9D" w:rsidRDefault="00B046C5" w:rsidP="008F25D0">
      <w:pPr>
        <w:rPr>
          <w:rFonts w:ascii="Courier New" w:eastAsia="宋体" w:hAnsi="Courier New" w:cs="Courier New"/>
          <w:sz w:val="18"/>
          <w:szCs w:val="18"/>
        </w:rPr>
      </w:pPr>
      <w:r w:rsidRPr="00B046C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046C5">
        <w:rPr>
          <w:rFonts w:ascii="Courier New" w:eastAsia="宋体" w:hAnsi="Courier New" w:cs="Courier New" w:hint="eastAsia"/>
          <w:sz w:val="18"/>
          <w:szCs w:val="18"/>
        </w:rPr>
        <w:t>输出结果为：</w:t>
      </w:r>
      <w:r w:rsidRPr="00B046C5">
        <w:rPr>
          <w:rFonts w:ascii="Courier New" w:eastAsia="宋体" w:hAnsi="Courier New" w:cs="Courier New" w:hint="eastAsia"/>
          <w:sz w:val="18"/>
          <w:szCs w:val="18"/>
        </w:rPr>
        <w:t>",solution.isUnique("cart"))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24" w:name="_Toc10452925"/>
      <w:bookmarkStart w:id="725" w:name="_Toc17299599"/>
      <w:bookmarkStart w:id="726" w:name="_Toc17300673"/>
      <w:bookmarkStart w:id="727" w:name="_Toc1730098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176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二叉树翻转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24"/>
      <w:bookmarkEnd w:id="725"/>
      <w:bookmarkEnd w:id="726"/>
      <w:bookmarkEnd w:id="727"/>
    </w:p>
    <w:p w:rsidR="002C1D9D" w:rsidRDefault="004805A6" w:rsidP="008F25D0">
      <w:pPr>
        <w:keepNext/>
        <w:keepLines/>
        <w:spacing w:before="280" w:after="290"/>
        <w:outlineLvl w:val="3"/>
        <w:rPr>
          <w:rFonts w:ascii="Courier New" w:eastAsia="宋体" w:hAnsi="Courier New" w:cs="Courier New"/>
          <w:sz w:val="18"/>
          <w:szCs w:val="18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TreeNode: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self.val = 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self.left, self.right = None,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upsideDownBinaryTree(self,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root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self.dfs(root)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dfs(self,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root.left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newRoot = self.dfs(root.left)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root.left.right =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root.left.left = root.right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root.left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root.right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newRoot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lastRenderedPageBreak/>
        <w:t xml:space="preserve">    root1 = TreeNode(1)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root2 = TreeNode(2)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root3 = TreeNode(3)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root4 = TreeNode(4)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root5 = TreeNode(5)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inputnum=[1,2,3,4,5,"#","#"]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root1.left = root2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root1.right=root3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root2.left=root4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root2.right=root5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a=solution.upsideDownBinaryTree(root1)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a0=a.val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a1=a.left.val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a2=a.right.val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a3='#'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a4='#'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a5=a.right.left.val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a6=a.right.right.val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/>
          <w:sz w:val="18"/>
          <w:szCs w:val="18"/>
        </w:rPr>
        <w:t xml:space="preserve">    aa=[a0,a1,a2,a3,a4,a5,a6]</w:t>
      </w:r>
    </w:p>
    <w:p w:rsidR="005242C1" w:rsidRPr="005242C1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242C1">
        <w:rPr>
          <w:rFonts w:ascii="Courier New" w:eastAsia="宋体" w:hAnsi="Courier New" w:cs="Courier New" w:hint="eastAsia"/>
          <w:sz w:val="18"/>
          <w:szCs w:val="18"/>
        </w:rPr>
        <w:t>输入为</w:t>
      </w:r>
      <w:r w:rsidRPr="005242C1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C1D9D" w:rsidRDefault="005242C1" w:rsidP="008F25D0">
      <w:pPr>
        <w:rPr>
          <w:rFonts w:ascii="Courier New" w:eastAsia="宋体" w:hAnsi="Courier New" w:cs="Courier New"/>
          <w:sz w:val="18"/>
          <w:szCs w:val="18"/>
        </w:rPr>
      </w:pPr>
      <w:r w:rsidRPr="005242C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242C1">
        <w:rPr>
          <w:rFonts w:ascii="Courier New" w:eastAsia="宋体" w:hAnsi="Courier New" w:cs="Courier New" w:hint="eastAsia"/>
          <w:sz w:val="18"/>
          <w:szCs w:val="18"/>
        </w:rPr>
        <w:t>输出为</w:t>
      </w:r>
      <w:r w:rsidRPr="005242C1">
        <w:rPr>
          <w:rFonts w:ascii="Courier New" w:eastAsia="宋体" w:hAnsi="Courier New" w:cs="Courier New" w:hint="eastAsia"/>
          <w:sz w:val="18"/>
          <w:szCs w:val="18"/>
        </w:rPr>
        <w:t>",aa)</w:t>
      </w:r>
      <w:r w:rsidR="004805A6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28" w:name="_Toc10452926"/>
      <w:bookmarkStart w:id="729" w:name="_Toc17299600"/>
      <w:bookmarkStart w:id="730" w:name="_Toc17300674"/>
      <w:bookmarkStart w:id="731" w:name="_Toc1730098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177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 xml:space="preserve"> 二叉树垂直遍历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28"/>
      <w:bookmarkEnd w:id="729"/>
      <w:bookmarkEnd w:id="730"/>
      <w:bookmarkEnd w:id="73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import collections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import queue as Queue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TreeNode: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__init__(self, 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self.val = 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self.left, self.right = None,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7B1115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root</w:t>
      </w:r>
      <w:r w:rsidR="007B1115">
        <w:rPr>
          <w:rFonts w:ascii="Courier New" w:eastAsia="宋体" w:hAnsi="Courier New" w:cs="Courier New" w:hint="eastAsia"/>
          <w:sz w:val="18"/>
          <w:szCs w:val="18"/>
        </w:rPr>
        <w:t>为二叉树根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 </w:t>
      </w:r>
      <w:r w:rsidR="007B1115">
        <w:rPr>
          <w:rFonts w:ascii="Courier New" w:eastAsia="宋体" w:hAnsi="Courier New" w:cs="Courier New" w:hint="eastAsia"/>
          <w:sz w:val="18"/>
          <w:szCs w:val="18"/>
        </w:rPr>
        <w:t>返回整型列表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verticalOrder(self,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results = collections.defaultdict(list)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queue = Queue.Queue()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queue.put((root, 0))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while not queue.empty():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node, x = queue.get()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results[x].append(node.val)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    queue.put((node.left, x - 1))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queue.put((node.right, x + 1))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[results[i] for i in sorted(results)]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root=TreeNode(3)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root1=TreeNode(9)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root2=TreeNode(20)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root3=TreeNode(15)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root4=TreeNode(7)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root.left=root1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root.right=root2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root2.left=root3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root2.right=root4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a=solution.verticalOrder(root)</w:t>
      </w:r>
    </w:p>
    <w:p w:rsidR="00D32198" w:rsidRPr="00D32198" w:rsidRDefault="00D32198" w:rsidP="008F25D0">
      <w:pPr>
        <w:rPr>
          <w:rFonts w:ascii="Courier New" w:eastAsia="宋体" w:hAnsi="Courier New" w:cs="Courier New"/>
          <w:sz w:val="18"/>
          <w:szCs w:val="18"/>
        </w:rPr>
      </w:pPr>
      <w:r w:rsidRPr="00D3219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32198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D32198">
        <w:rPr>
          <w:rFonts w:ascii="Courier New" w:eastAsia="宋体" w:hAnsi="Courier New" w:cs="Courier New" w:hint="eastAsia"/>
          <w:sz w:val="18"/>
          <w:szCs w:val="18"/>
        </w:rPr>
        <w:t xml:space="preserve"> [3,9,20,#,#,15,7]")</w:t>
      </w:r>
    </w:p>
    <w:p w:rsidR="002C1D9D" w:rsidRDefault="00D32198" w:rsidP="008F25D0">
      <w:pPr>
        <w:rPr>
          <w:rFonts w:ascii="Courier New" w:eastAsia="宋体" w:hAnsi="Courier New" w:cs="Courier New"/>
          <w:sz w:val="18"/>
          <w:szCs w:val="18"/>
        </w:rPr>
      </w:pPr>
      <w:r w:rsidRPr="00D3219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32198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D32198">
        <w:rPr>
          <w:rFonts w:ascii="Courier New" w:eastAsia="宋体" w:hAnsi="Courier New" w:cs="Courier New" w:hint="eastAsia"/>
          <w:sz w:val="18"/>
          <w:szCs w:val="18"/>
        </w:rPr>
        <w:t>",a)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32" w:name="_Toc10452927"/>
      <w:bookmarkStart w:id="733" w:name="_Toc17299601"/>
      <w:bookmarkStart w:id="734" w:name="_Toc17300675"/>
      <w:bookmarkStart w:id="735" w:name="_Toc1730098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178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因式分解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32"/>
      <w:bookmarkEnd w:id="733"/>
      <w:bookmarkEnd w:id="734"/>
      <w:bookmarkEnd w:id="73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D32198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 w:rsidR="00D32198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="00D32198">
        <w:rPr>
          <w:rFonts w:ascii="Courier New" w:eastAsia="宋体" w:hAnsi="Courier New" w:cs="Courier New" w:hint="eastAsia"/>
          <w:sz w:val="18"/>
          <w:szCs w:val="18"/>
        </w:rPr>
        <w:t>返回组合列表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getFactors(self,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result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self.helper(result, [], n, 2);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def helper(self, result, item, n, start):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 &lt;=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len(item) &gt;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result.append(item[:])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import math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for i in range(start, int(math.sqrt(n))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if n % i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item.append(i)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self.helper(result, item, n / i, 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    item.pop()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if n &gt;= start: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item.append(n)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    self.helper(result, item, 1, 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    item.pop()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inputnum=8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solution = Solution()</w:t>
      </w:r>
    </w:p>
    <w:p w:rsidR="00D32198" w:rsidRPr="00D32198" w:rsidRDefault="00D32198" w:rsidP="008F25D0">
      <w:pPr>
        <w:rPr>
          <w:rFonts w:ascii="Courier New" w:eastAsia="宋体" w:hAnsi="Courier New" w:cs="Courier New"/>
          <w:sz w:val="18"/>
          <w:szCs w:val="18"/>
        </w:rPr>
      </w:pPr>
      <w:r w:rsidRPr="00D3219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32198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D32198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C1D9D" w:rsidRDefault="00D32198" w:rsidP="008F25D0">
      <w:pPr>
        <w:rPr>
          <w:rFonts w:ascii="Courier New" w:eastAsia="宋体" w:hAnsi="Courier New" w:cs="Courier New"/>
          <w:sz w:val="18"/>
          <w:szCs w:val="18"/>
        </w:rPr>
      </w:pPr>
      <w:r w:rsidRPr="00D3219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32198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D32198">
        <w:rPr>
          <w:rFonts w:ascii="Courier New" w:eastAsia="宋体" w:hAnsi="Courier New" w:cs="Courier New" w:hint="eastAsia"/>
          <w:sz w:val="18"/>
          <w:szCs w:val="18"/>
        </w:rPr>
        <w:t>",solution.getFactors(inputnum))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36" w:name="_Toc10452928"/>
      <w:bookmarkStart w:id="737" w:name="_Toc17299602"/>
      <w:bookmarkStart w:id="738" w:name="_Toc17300676"/>
      <w:bookmarkStart w:id="739" w:name="_Toc1730098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179</w:t>
      </w:r>
      <w:r>
        <w:rPr>
          <w:rFonts w:ascii="黑体" w:eastAsia="黑体" w:hAnsi="宋体" w:cs="Times New Roman"/>
          <w:bCs/>
          <w:sz w:val="28"/>
          <w:szCs w:val="28"/>
        </w:rPr>
        <w:t>】Insert Delete GetRandom O(1)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36"/>
      <w:bookmarkEnd w:id="737"/>
      <w:bookmarkEnd w:id="738"/>
      <w:bookmarkEnd w:id="73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random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RandomizedSet(object):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self.nums, self.pos = [],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3F41F4">
        <w:rPr>
          <w:rFonts w:ascii="Courier New" w:eastAsia="宋体" w:hAnsi="Courier New" w:cs="Courier New" w:hint="eastAsia"/>
          <w:sz w:val="18"/>
          <w:szCs w:val="18"/>
        </w:rPr>
        <w:t>参数</w:t>
      </w:r>
      <w:r w:rsidR="003F41F4">
        <w:rPr>
          <w:rFonts w:ascii="Courier New" w:eastAsia="宋体" w:hAnsi="Courier New" w:cs="Courier New" w:hint="eastAsia"/>
          <w:sz w:val="18"/>
          <w:szCs w:val="18"/>
        </w:rPr>
        <w:t>va</w:t>
      </w:r>
      <w:r>
        <w:rPr>
          <w:rFonts w:ascii="Courier New" w:eastAsia="宋体" w:hAnsi="Courier New" w:cs="Courier New"/>
          <w:sz w:val="18"/>
          <w:szCs w:val="18"/>
        </w:rPr>
        <w:t>l</w:t>
      </w:r>
      <w:r w:rsidR="003F41F4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3F41F4">
        <w:rPr>
          <w:rFonts w:ascii="Courier New" w:eastAsia="宋体" w:hAnsi="Courier New" w:cs="Courier New" w:hint="eastAsia"/>
          <w:sz w:val="18"/>
          <w:szCs w:val="18"/>
        </w:rPr>
        <w:t>返回布尔类型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insert(self, 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val not in self.pos: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self.nums.append(val)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self.pos[val] = len(self.nums) - 1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3F41F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val</w:t>
      </w:r>
      <w:r w:rsidR="003F41F4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3F41F4">
        <w:rPr>
          <w:rFonts w:ascii="Courier New" w:eastAsia="宋体" w:hAnsi="Courier New" w:cs="Courier New" w:hint="eastAsia"/>
          <w:sz w:val="18"/>
          <w:szCs w:val="18"/>
        </w:rPr>
        <w:t>返回布尔类型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remove(self, 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val in self.pos: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idx, last = self.pos[val], self.nums[-1]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self.nums[idx], self.pos[last] = last, idx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self.nums.pop()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del self.pos[val]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getRandom(self):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self.nums[random.randint(0, len(self.nums) - 1)]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solution=RandomizedSet()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插入一个元素：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1")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",solution.insert(1))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移除一个元素：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2")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",solution.remove(2))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插入一个元素：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2")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",solution.insert(2))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获取随机元素：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1")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",solution.getRandom())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移除一个元素：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1")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",solution.remove(1))</w:t>
      </w:r>
    </w:p>
    <w:p w:rsidR="003F41F4" w:rsidRPr="003F41F4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插入一个元素：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2")</w:t>
      </w:r>
    </w:p>
    <w:p w:rsidR="002C1D9D" w:rsidRDefault="003F41F4" w:rsidP="008F25D0">
      <w:pPr>
        <w:rPr>
          <w:rFonts w:ascii="Courier New" w:eastAsia="宋体" w:hAnsi="Courier New" w:cs="Courier New"/>
          <w:sz w:val="18"/>
          <w:szCs w:val="18"/>
        </w:rPr>
      </w:pPr>
      <w:r w:rsidRPr="003F41F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3F41F4">
        <w:rPr>
          <w:rFonts w:ascii="Courier New" w:eastAsia="宋体" w:hAnsi="Courier New" w:cs="Courier New" w:hint="eastAsia"/>
          <w:sz w:val="18"/>
          <w:szCs w:val="18"/>
        </w:rPr>
        <w:t>",solution.insert(2))</w:t>
      </w:r>
      <w:r w:rsidR="004805A6">
        <w:rPr>
          <w:rFonts w:ascii="Courier New" w:eastAsia="宋体" w:hAnsi="Courier New" w:cs="Courier New"/>
          <w:sz w:val="18"/>
          <w:szCs w:val="18"/>
        </w:rPr>
        <w:t xml:space="preserve">    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40" w:name="_Toc10452929"/>
      <w:bookmarkStart w:id="741" w:name="_Toc17299603"/>
      <w:bookmarkStart w:id="742" w:name="_Toc17300677"/>
      <w:bookmarkStart w:id="743" w:name="_Toc1730098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180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编码和解码字符串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40"/>
      <w:bookmarkEnd w:id="741"/>
      <w:bookmarkEnd w:id="742"/>
      <w:bookmarkEnd w:id="74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0D0128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0D0128">
        <w:rPr>
          <w:rFonts w:ascii="Courier New" w:eastAsia="宋体" w:hAnsi="Courier New" w:cs="Courier New"/>
          <w:sz w:val="18"/>
          <w:szCs w:val="18"/>
        </w:rPr>
        <w:t>#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strs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为字符串列表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#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返回编码后的字符串列表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" " -&gt; ": " 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分隔不同单词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":" -&gt; "::" 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区分</w:t>
      </w:r>
      <w:r>
        <w:rPr>
          <w:rFonts w:ascii="Courier New" w:eastAsia="宋体" w:hAnsi="Courier New" w:cs="Courier New"/>
          <w:sz w:val="18"/>
          <w:szCs w:val="18"/>
        </w:rPr>
        <w:t>":"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encode(self, strs):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encoded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string in strs: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char in string: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char == ":":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encoded.append("::")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encoded.append(char)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encoded.append(": 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"".join(encoded)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#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str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#</w:t>
      </w:r>
      <w:r w:rsidR="000D0128">
        <w:rPr>
          <w:rFonts w:ascii="Courier New" w:eastAsia="宋体" w:hAnsi="Courier New" w:cs="Courier New" w:hint="eastAsia"/>
          <w:sz w:val="18"/>
          <w:szCs w:val="18"/>
        </w:rPr>
        <w:t>返回解码字符串列表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decode(self, str):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idx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length = len(str)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tmp_str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idx &lt; length - 1: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str[idx] == ":":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str[idx + 1] == ":":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tmp_str.append(":")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idx +=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elif str[idx + 1] == " ":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res.append("".join(tmp_str))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tmp_str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idx +=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tmp_str.append(str[idx])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idx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inputwords=["lint","code","love","you"]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0D0128" w:rsidRPr="000D0128" w:rsidRDefault="000D0128" w:rsidP="008F25D0">
      <w:pPr>
        <w:rPr>
          <w:rFonts w:ascii="Courier New" w:eastAsia="宋体" w:hAnsi="Courier New" w:cs="Courier New"/>
          <w:sz w:val="18"/>
          <w:szCs w:val="18"/>
        </w:rPr>
      </w:pPr>
      <w:r w:rsidRPr="000D012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D0128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0D0128">
        <w:rPr>
          <w:rFonts w:ascii="Courier New" w:eastAsia="宋体" w:hAnsi="Courier New" w:cs="Courier New" w:hint="eastAsia"/>
          <w:sz w:val="18"/>
          <w:szCs w:val="18"/>
        </w:rPr>
        <w:t>",inputwords)</w:t>
      </w:r>
    </w:p>
    <w:p w:rsidR="000D0128" w:rsidRPr="000D0128" w:rsidRDefault="000D0128" w:rsidP="008F25D0">
      <w:pPr>
        <w:rPr>
          <w:rFonts w:ascii="Courier New" w:eastAsia="宋体" w:hAnsi="Courier New" w:cs="Courier New"/>
          <w:sz w:val="18"/>
          <w:szCs w:val="18"/>
        </w:rPr>
      </w:pPr>
      <w:r w:rsidRPr="000D012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D0128">
        <w:rPr>
          <w:rFonts w:ascii="Courier New" w:eastAsia="宋体" w:hAnsi="Courier New" w:cs="Courier New" w:hint="eastAsia"/>
          <w:sz w:val="18"/>
          <w:szCs w:val="18"/>
        </w:rPr>
        <w:t>编码为：</w:t>
      </w:r>
      <w:r w:rsidRPr="000D0128">
        <w:rPr>
          <w:rFonts w:ascii="Courier New" w:eastAsia="宋体" w:hAnsi="Courier New" w:cs="Courier New" w:hint="eastAsia"/>
          <w:sz w:val="18"/>
          <w:szCs w:val="18"/>
        </w:rPr>
        <w:t>",solution.encode(inputwords))</w:t>
      </w:r>
    </w:p>
    <w:p w:rsidR="002C1D9D" w:rsidRDefault="000D0128" w:rsidP="008F25D0">
      <w:pPr>
        <w:rPr>
          <w:rFonts w:ascii="Courier New" w:eastAsia="宋体" w:hAnsi="Courier New" w:cs="Courier New"/>
          <w:sz w:val="18"/>
          <w:szCs w:val="18"/>
        </w:rPr>
      </w:pPr>
      <w:r w:rsidRPr="000D0128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D0128">
        <w:rPr>
          <w:rFonts w:ascii="Courier New" w:eastAsia="宋体" w:hAnsi="Courier New" w:cs="Courier New" w:hint="eastAsia"/>
          <w:sz w:val="18"/>
          <w:szCs w:val="18"/>
        </w:rPr>
        <w:t>解码为：</w:t>
      </w:r>
      <w:r w:rsidRPr="000D0128">
        <w:rPr>
          <w:rFonts w:ascii="Courier New" w:eastAsia="宋体" w:hAnsi="Courier New" w:cs="Courier New" w:hint="eastAsia"/>
          <w:sz w:val="18"/>
          <w:szCs w:val="18"/>
        </w:rPr>
        <w:t>",solution.decode(solution.encode(inputwords)))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44" w:name="_Toc10452930"/>
      <w:bookmarkStart w:id="745" w:name="_Toc17299604"/>
      <w:bookmarkStart w:id="746" w:name="_Toc17300678"/>
      <w:bookmarkStart w:id="747" w:name="_Toc1730098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181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猜数游戏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44"/>
      <w:bookmarkEnd w:id="745"/>
      <w:bookmarkEnd w:id="746"/>
      <w:bookmarkEnd w:id="74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def guess(mid):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if mid&gt;4: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if mid &lt;4: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if mid==4: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</w:t>
      </w:r>
      <w:r w:rsidR="00F50DF6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</w:t>
      </w:r>
      <w:r w:rsidR="00F50DF6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</w:t>
      </w:r>
      <w:r w:rsidR="00F50DF6">
        <w:rPr>
          <w:rFonts w:ascii="Courier New" w:eastAsia="宋体" w:hAnsi="Courier New" w:cs="Courier New" w:hint="eastAsia"/>
          <w:sz w:val="18"/>
          <w:szCs w:val="18"/>
        </w:rPr>
        <w:t>返回所猜的数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guessNumber(self,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 = 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l &lt;= 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mid = abs(l + (r - l) / 2)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 = guess(mid)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res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mid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res == -1: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 = mid - 1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res == 1: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l = mid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int</w:t>
      </w:r>
      <w:r>
        <w:rPr>
          <w:rFonts w:ascii="Courier New" w:eastAsia="宋体" w:hAnsi="Courier New" w:cs="Courier New" w:hint="eastAsia"/>
          <w:sz w:val="18"/>
          <w:szCs w:val="18"/>
        </w:rPr>
        <w:t>(</w:t>
      </w:r>
      <w:r>
        <w:rPr>
          <w:rFonts w:ascii="Courier New" w:eastAsia="宋体" w:hAnsi="Courier New" w:cs="Courier New"/>
          <w:sz w:val="18"/>
          <w:szCs w:val="18"/>
        </w:rPr>
        <w:t>mid</w:t>
      </w:r>
      <w:r>
        <w:rPr>
          <w:rFonts w:ascii="Courier New" w:eastAsia="宋体" w:hAnsi="Courier New" w:cs="Courier New" w:hint="eastAsia"/>
          <w:sz w:val="18"/>
          <w:szCs w:val="18"/>
        </w:rPr>
        <w:t>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inputnum=10</w:t>
      </w:r>
    </w:p>
    <w:p w:rsidR="00F50DF6" w:rsidRPr="00F50DF6" w:rsidRDefault="00F50DF6" w:rsidP="008F25D0">
      <w:pPr>
        <w:rPr>
          <w:rFonts w:ascii="Courier New" w:eastAsia="宋体" w:hAnsi="Courier New" w:cs="Courier New"/>
          <w:sz w:val="18"/>
          <w:szCs w:val="18"/>
        </w:rPr>
      </w:pPr>
      <w:r w:rsidRPr="00F50DF6">
        <w:rPr>
          <w:rFonts w:ascii="Courier New" w:eastAsia="宋体" w:hAnsi="Courier New" w:cs="Courier New"/>
          <w:sz w:val="18"/>
          <w:szCs w:val="18"/>
        </w:rPr>
        <w:t xml:space="preserve">    selectedNumber=4</w:t>
      </w:r>
    </w:p>
    <w:p w:rsidR="00F50DF6" w:rsidRPr="00F50DF6" w:rsidRDefault="00F50DF6" w:rsidP="008F25D0">
      <w:pPr>
        <w:rPr>
          <w:rFonts w:ascii="Courier New" w:eastAsia="宋体" w:hAnsi="Courier New" w:cs="Courier New"/>
          <w:sz w:val="18"/>
          <w:szCs w:val="18"/>
        </w:rPr>
      </w:pPr>
      <w:r w:rsidRPr="00F50DF6"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F50DF6" w:rsidRPr="00F50DF6" w:rsidRDefault="00F50DF6" w:rsidP="008F25D0">
      <w:pPr>
        <w:rPr>
          <w:rFonts w:ascii="Courier New" w:eastAsia="宋体" w:hAnsi="Courier New" w:cs="Courier New"/>
          <w:sz w:val="18"/>
          <w:szCs w:val="18"/>
        </w:rPr>
      </w:pPr>
      <w:r w:rsidRPr="00F50DF6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F50DF6">
        <w:rPr>
          <w:rFonts w:ascii="Courier New" w:eastAsia="宋体" w:hAnsi="Courier New" w:cs="Courier New" w:hint="eastAsia"/>
          <w:sz w:val="18"/>
          <w:szCs w:val="18"/>
        </w:rPr>
        <w:t>输入总数为：</w:t>
      </w:r>
      <w:r w:rsidRPr="00F50DF6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F50DF6" w:rsidRPr="00F50DF6" w:rsidRDefault="00F50DF6" w:rsidP="008F25D0">
      <w:pPr>
        <w:rPr>
          <w:rFonts w:ascii="Courier New" w:eastAsia="宋体" w:hAnsi="Courier New" w:cs="Courier New"/>
          <w:sz w:val="18"/>
          <w:szCs w:val="18"/>
        </w:rPr>
      </w:pPr>
      <w:r w:rsidRPr="00F50DF6"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print("</w:t>
      </w:r>
      <w:r w:rsidRPr="00F50DF6">
        <w:rPr>
          <w:rFonts w:ascii="Courier New" w:eastAsia="宋体" w:hAnsi="Courier New" w:cs="Courier New" w:hint="eastAsia"/>
          <w:sz w:val="18"/>
          <w:szCs w:val="18"/>
        </w:rPr>
        <w:t>所选的数字：</w:t>
      </w:r>
      <w:r w:rsidRPr="00F50DF6">
        <w:rPr>
          <w:rFonts w:ascii="Courier New" w:eastAsia="宋体" w:hAnsi="Courier New" w:cs="Courier New" w:hint="eastAsia"/>
          <w:sz w:val="18"/>
          <w:szCs w:val="18"/>
        </w:rPr>
        <w:t>",selectedNumber)</w:t>
      </w:r>
    </w:p>
    <w:p w:rsidR="002C1D9D" w:rsidRDefault="00F50DF6" w:rsidP="008F25D0">
      <w:pPr>
        <w:rPr>
          <w:rFonts w:ascii="Courier New" w:eastAsia="宋体" w:hAnsi="Courier New" w:cs="Courier New"/>
          <w:sz w:val="18"/>
          <w:szCs w:val="18"/>
        </w:rPr>
      </w:pPr>
      <w:r w:rsidRPr="00F50DF6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F50DF6">
        <w:rPr>
          <w:rFonts w:ascii="Courier New" w:eastAsia="宋体" w:hAnsi="Courier New" w:cs="Courier New" w:hint="eastAsia"/>
          <w:sz w:val="18"/>
          <w:szCs w:val="18"/>
        </w:rPr>
        <w:t>所猜的数字：</w:t>
      </w:r>
      <w:r w:rsidRPr="00F50DF6">
        <w:rPr>
          <w:rFonts w:ascii="Courier New" w:eastAsia="宋体" w:hAnsi="Courier New" w:cs="Courier New" w:hint="eastAsia"/>
          <w:sz w:val="18"/>
          <w:szCs w:val="18"/>
        </w:rPr>
        <w:t>",solution.guessNumber(inputnum))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48" w:name="_Toc10452931"/>
      <w:bookmarkStart w:id="749" w:name="_Toc17299605"/>
      <w:bookmarkStart w:id="750" w:name="_Toc17300679"/>
      <w:bookmarkStart w:id="751" w:name="_Toc1730098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182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数1</w:t>
      </w:r>
      <w:r w:rsidR="005F713A">
        <w:rPr>
          <w:rFonts w:ascii="黑体" w:eastAsia="黑体" w:hAnsi="宋体" w:cs="Times New Roman" w:hint="eastAsia"/>
          <w:bCs/>
          <w:sz w:val="28"/>
          <w:szCs w:val="28"/>
        </w:rPr>
        <w:t>的个数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48"/>
      <w:bookmarkEnd w:id="749"/>
      <w:bookmarkEnd w:id="750"/>
      <w:bookmarkEnd w:id="75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F11544">
        <w:rPr>
          <w:rFonts w:ascii="Courier New" w:eastAsia="宋体" w:hAnsi="Courier New" w:cs="Courier New" w:hint="eastAsia"/>
          <w:sz w:val="18"/>
          <w:szCs w:val="18"/>
        </w:rPr>
        <w:t>#</w:t>
      </w:r>
      <w:r w:rsidR="00F1154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</w:t>
      </w:r>
      <w:r w:rsidR="00F11544">
        <w:rPr>
          <w:rFonts w:ascii="Courier New" w:eastAsia="宋体" w:hAnsi="Courier New" w:cs="Courier New" w:hint="eastAsia"/>
          <w:sz w:val="18"/>
          <w:szCs w:val="18"/>
        </w:rPr>
        <w:t>为非负整数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F11544">
        <w:rPr>
          <w:rFonts w:ascii="Courier New" w:eastAsia="宋体" w:hAnsi="Courier New" w:cs="Courier New" w:hint="eastAsia"/>
          <w:sz w:val="18"/>
          <w:szCs w:val="18"/>
        </w:rPr>
        <w:t>#</w:t>
      </w:r>
      <w:r w:rsidR="00F11544">
        <w:rPr>
          <w:rFonts w:ascii="Courier New" w:eastAsia="宋体" w:hAnsi="Courier New" w:cs="Courier New" w:hint="eastAsia"/>
          <w:sz w:val="18"/>
          <w:szCs w:val="18"/>
        </w:rPr>
        <w:t>返回数组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countBits(self, num):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 = [0] * (num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num+1):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f[i] = f[i &amp; i-1]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inputnum=5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F11544" w:rsidRPr="00F11544" w:rsidRDefault="00F11544" w:rsidP="008F25D0">
      <w:pPr>
        <w:rPr>
          <w:rFonts w:ascii="Courier New" w:eastAsia="宋体" w:hAnsi="Courier New" w:cs="Courier New"/>
          <w:sz w:val="18"/>
          <w:szCs w:val="18"/>
        </w:rPr>
      </w:pPr>
      <w:r w:rsidRPr="00F1154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F11544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F11544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C1D9D" w:rsidRDefault="00F11544" w:rsidP="008F25D0">
      <w:pPr>
        <w:rPr>
          <w:rFonts w:ascii="Courier New" w:eastAsia="宋体" w:hAnsi="Courier New" w:cs="Courier New"/>
          <w:sz w:val="18"/>
          <w:szCs w:val="18"/>
        </w:rPr>
      </w:pPr>
      <w:r w:rsidRPr="00F1154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F1154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F11544">
        <w:rPr>
          <w:rFonts w:ascii="Courier New" w:eastAsia="宋体" w:hAnsi="Courier New" w:cs="Courier New" w:hint="eastAsia"/>
          <w:sz w:val="18"/>
          <w:szCs w:val="18"/>
        </w:rPr>
        <w:t>",solution.countBits(inputnum))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52" w:name="_Toc10452932"/>
      <w:bookmarkStart w:id="753" w:name="_Toc17299606"/>
      <w:bookmarkStart w:id="754" w:name="_Toc17300680"/>
      <w:bookmarkStart w:id="755" w:name="_Toc1730098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183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平面范围求和 -不可变矩阵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52"/>
      <w:bookmarkEnd w:id="753"/>
      <w:bookmarkEnd w:id="754"/>
      <w:bookmarkEnd w:id="75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NumMatrix(object):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matrix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为矩阵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matrix):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len(matrix) == 0 or len(matrix[0])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len(matrix)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 = len(matrix[0])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self.dp  = [[0] * (m + 1) for _ in range(n + 1)]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r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c in range(m):</w:t>
      </w:r>
    </w:p>
    <w:p w:rsidR="002C1D9D" w:rsidRDefault="00BE143A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self.dp[r</w:t>
      </w:r>
      <w:r w:rsidR="004805A6">
        <w:rPr>
          <w:rFonts w:ascii="Courier New" w:eastAsia="宋体" w:hAnsi="Courier New" w:cs="Courier New"/>
          <w:sz w:val="18"/>
          <w:szCs w:val="18"/>
        </w:rPr>
        <w:t>+ 1][c + 1] = self.dp[r + 1][c] + self.dp[r][c + 1] + \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matrix[r][c] - self.dp[r][c]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row1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col1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参数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r</w:t>
      </w:r>
      <w:r>
        <w:rPr>
          <w:rFonts w:ascii="Courier New" w:eastAsia="宋体" w:hAnsi="Courier New" w:cs="Courier New"/>
          <w:sz w:val="18"/>
          <w:szCs w:val="18"/>
        </w:rPr>
        <w:t>ow2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参数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col</w:t>
      </w:r>
      <w:r>
        <w:rPr>
          <w:rFonts w:ascii="Courier New" w:eastAsia="宋体" w:hAnsi="Courier New" w:cs="Courier New"/>
          <w:sz w:val="18"/>
          <w:szCs w:val="18"/>
        </w:rPr>
        <w:t>2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651A10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def sumRegion(self, row1, col1, row2, col2):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self.dp[row2 + 1][col2 + 1] - self.dp[row1][col2 + 1] - \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self.dp[row2 + 1][col1] + self.dp[row1][col1]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inputnum=[[3,0,1,4,2],[5,6,3,2,1],[1,2,0,1,5],[4,1,0,1,7],[1,0,3,0,5]]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NumMatrix(inputnum)</w:t>
      </w:r>
    </w:p>
    <w:p w:rsidR="00651A10" w:rsidRPr="00651A10" w:rsidRDefault="00651A10" w:rsidP="008F25D0">
      <w:pPr>
        <w:rPr>
          <w:rFonts w:ascii="Courier New" w:eastAsia="宋体" w:hAnsi="Courier New" w:cs="Courier New"/>
          <w:sz w:val="18"/>
          <w:szCs w:val="18"/>
        </w:rPr>
      </w:pPr>
      <w:r w:rsidRPr="00651A1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输入矩阵为：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651A10" w:rsidRPr="00651A10" w:rsidRDefault="00651A10" w:rsidP="008F25D0">
      <w:pPr>
        <w:rPr>
          <w:rFonts w:ascii="Courier New" w:eastAsia="宋体" w:hAnsi="Courier New" w:cs="Courier New"/>
          <w:sz w:val="18"/>
          <w:szCs w:val="18"/>
        </w:rPr>
      </w:pPr>
      <w:r w:rsidRPr="00651A1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区域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1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的和：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",solution.sumRegion(2, 1, 4, 3))</w:t>
      </w:r>
    </w:p>
    <w:p w:rsidR="00651A10" w:rsidRPr="00651A10" w:rsidRDefault="00651A10" w:rsidP="008F25D0">
      <w:pPr>
        <w:rPr>
          <w:rFonts w:ascii="Courier New" w:eastAsia="宋体" w:hAnsi="Courier New" w:cs="Courier New"/>
          <w:sz w:val="18"/>
          <w:szCs w:val="18"/>
        </w:rPr>
      </w:pPr>
      <w:r w:rsidRPr="00651A1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区域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2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的和：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",solution.sumRegion(1, 1, 2, 2))</w:t>
      </w:r>
    </w:p>
    <w:p w:rsidR="002C1D9D" w:rsidRDefault="00651A10" w:rsidP="008F25D0">
      <w:pPr>
        <w:rPr>
          <w:rFonts w:ascii="Courier New" w:eastAsia="宋体" w:hAnsi="Courier New" w:cs="Courier New"/>
          <w:sz w:val="18"/>
          <w:szCs w:val="18"/>
        </w:rPr>
      </w:pPr>
      <w:r w:rsidRPr="00651A1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区域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3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的和：</w:t>
      </w:r>
      <w:r w:rsidRPr="00651A10">
        <w:rPr>
          <w:rFonts w:ascii="Courier New" w:eastAsia="宋体" w:hAnsi="Courier New" w:cs="Courier New" w:hint="eastAsia"/>
          <w:sz w:val="18"/>
          <w:szCs w:val="18"/>
        </w:rPr>
        <w:t>",solution.sumRegion(1, 2, 2, 4))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56" w:name="_Toc10452933"/>
      <w:bookmarkStart w:id="757" w:name="_Toc17299607"/>
      <w:bookmarkStart w:id="758" w:name="_Toc17300681"/>
      <w:bookmarkStart w:id="759" w:name="_Toc1730098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184</w:t>
      </w:r>
      <w:r>
        <w:rPr>
          <w:rFonts w:ascii="黑体" w:eastAsia="黑体" w:hAnsi="宋体" w:cs="Times New Roman"/>
          <w:bCs/>
          <w:sz w:val="28"/>
          <w:szCs w:val="28"/>
        </w:rPr>
        <w:t>】猜数游戏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56"/>
      <w:bookmarkEnd w:id="757"/>
      <w:bookmarkEnd w:id="758"/>
      <w:bookmarkEnd w:id="75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4A7C61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</w:t>
      </w:r>
      <w:r w:rsidR="004A7C61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4A7C61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getMoneyAmount(self,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[[0 for _ in range(n + 1)] for __ in range(n + 1)]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len in range(2, n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start in range(1, n - len + 2):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import sys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temp = sys.maxsize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k in range(start + int((len - 1) / 2), start + int(len - 1)):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left, right = dp[start][k - 1], dp[k + 1][start + len - 1]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temp = min(k + max(left, right), temp)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left &gt; right: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break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dp[start][start + len - 1] = temp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dp[1][n]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inputnum=10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4A7C61" w:rsidRPr="004A7C61" w:rsidRDefault="004A7C61" w:rsidP="008F25D0">
      <w:pPr>
        <w:rPr>
          <w:rFonts w:ascii="Courier New" w:eastAsia="宋体" w:hAnsi="Courier New" w:cs="Courier New"/>
          <w:sz w:val="18"/>
          <w:szCs w:val="18"/>
        </w:rPr>
      </w:pPr>
      <w:r w:rsidRPr="004A7C6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A7C61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4A7C61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C1D9D" w:rsidRDefault="004A7C61" w:rsidP="008F25D0">
      <w:pPr>
        <w:rPr>
          <w:rFonts w:ascii="Courier New" w:eastAsia="宋体" w:hAnsi="Courier New" w:cs="Courier New"/>
          <w:sz w:val="18"/>
          <w:szCs w:val="18"/>
        </w:rPr>
      </w:pPr>
      <w:r w:rsidRPr="004A7C6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A7C61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4A7C61">
        <w:rPr>
          <w:rFonts w:ascii="Courier New" w:eastAsia="宋体" w:hAnsi="Courier New" w:cs="Courier New" w:hint="eastAsia"/>
          <w:sz w:val="18"/>
          <w:szCs w:val="18"/>
        </w:rPr>
        <w:t>",solution.getMoneyAmount(inputnum))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60" w:name="_Toc10452934"/>
      <w:bookmarkStart w:id="761" w:name="_Toc17299608"/>
      <w:bookmarkStart w:id="762" w:name="_Toc17300682"/>
      <w:bookmarkStart w:id="763" w:name="_Toc17300990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185</w:t>
      </w:r>
      <w:r>
        <w:rPr>
          <w:rFonts w:ascii="黑体" w:eastAsia="黑体" w:hAnsi="宋体" w:cs="Times New Roman"/>
          <w:bCs/>
          <w:sz w:val="28"/>
          <w:szCs w:val="28"/>
        </w:rPr>
        <w:t>】最长的回文序列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60"/>
      <w:bookmarkEnd w:id="761"/>
      <w:bookmarkEnd w:id="762"/>
      <w:bookmarkEnd w:id="76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A34DA0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 w:rsidR="00A34DA0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# </w:t>
      </w:r>
      <w:r w:rsidR="00A34DA0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longestPalindromeSubseq(self, 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length = len(s)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length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[[0 for _ in range(length)] for __ in range(length)]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range(length - 1, -1,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dp[i][i]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range(i + 1, length):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s[i] == s[j]: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dp[i][j] = dp[i + 1][j - 1] + 2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dp[i][j] = max(dp[i + 1][j], dp[i][j - 1])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dp[0][length - 1]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inputnum="bbbab"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A34DA0" w:rsidRPr="00A34DA0" w:rsidRDefault="00A34DA0" w:rsidP="008F25D0">
      <w:pPr>
        <w:rPr>
          <w:rFonts w:ascii="Courier New" w:eastAsia="宋体" w:hAnsi="Courier New" w:cs="Courier New"/>
          <w:sz w:val="18"/>
          <w:szCs w:val="18"/>
        </w:rPr>
      </w:pPr>
      <w:r w:rsidRPr="00A34DA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A34DA0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A34DA0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C1D9D" w:rsidRDefault="00A34DA0" w:rsidP="008F25D0">
      <w:pPr>
        <w:rPr>
          <w:rFonts w:ascii="Courier New" w:eastAsia="宋体" w:hAnsi="Courier New" w:cs="Courier New"/>
          <w:sz w:val="18"/>
          <w:szCs w:val="18"/>
        </w:rPr>
      </w:pPr>
      <w:r w:rsidRPr="00A34DA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A34DA0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A34DA0">
        <w:rPr>
          <w:rFonts w:ascii="Courier New" w:eastAsia="宋体" w:hAnsi="Courier New" w:cs="Courier New" w:hint="eastAsia"/>
          <w:sz w:val="18"/>
          <w:szCs w:val="18"/>
        </w:rPr>
        <w:t>",solution.longestPalindromeSubseq(inputnum))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64" w:name="_Toc10452935"/>
      <w:bookmarkStart w:id="765" w:name="_Toc17299609"/>
      <w:bookmarkStart w:id="766" w:name="_Toc17300683"/>
      <w:bookmarkStart w:id="767" w:name="_Toc1730099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186</w:t>
      </w:r>
      <w:r w:rsidR="00C71419">
        <w:rPr>
          <w:rFonts w:ascii="黑体" w:eastAsia="黑体" w:hAnsi="宋体" w:cs="Times New Roman"/>
          <w:bCs/>
          <w:sz w:val="28"/>
          <w:szCs w:val="28"/>
        </w:rPr>
        <w:t>】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>1</w:t>
      </w:r>
      <w:r w:rsidR="00C71419">
        <w:rPr>
          <w:rFonts w:ascii="黑体" w:eastAsia="黑体" w:hAnsi="宋体" w:cs="Times New Roman"/>
          <w:bCs/>
          <w:sz w:val="28"/>
          <w:szCs w:val="28"/>
        </w:rPr>
        <w:t>和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0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64"/>
      <w:bookmarkEnd w:id="765"/>
      <w:bookmarkEnd w:id="766"/>
      <w:bookmarkEnd w:id="76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#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strs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为字符串数组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#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m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#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#</w:t>
      </w:r>
      <w:r w:rsidR="0065614E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findMaxForm(self, strs, m,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[[0] * (m + 1) for _ in range(n + 1)]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s in strs: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zero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one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ch in 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ch == "1":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    one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zero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i in range(n,one - 1,-1):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j in range(m,zero - 1,-1):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dp[i - one][j - zero] + 1 &gt; dp[i][j]: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dp[i][j] = dp[i - one][j - zero]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dp[-1][-1]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inputnum=["10", "0001", "111001", "1", "0"]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m=5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n=3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B14002" w:rsidRPr="00B14002" w:rsidRDefault="00B14002" w:rsidP="008F25D0">
      <w:pPr>
        <w:rPr>
          <w:rFonts w:ascii="Courier New" w:eastAsia="宋体" w:hAnsi="Courier New" w:cs="Courier New"/>
          <w:sz w:val="18"/>
          <w:szCs w:val="18"/>
        </w:rPr>
      </w:pPr>
      <w:r w:rsidRPr="00B1400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14002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B14002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B14002" w:rsidRPr="00B14002" w:rsidRDefault="00B14002" w:rsidP="008F25D0">
      <w:pPr>
        <w:rPr>
          <w:rFonts w:ascii="Courier New" w:eastAsia="宋体" w:hAnsi="Courier New" w:cs="Courier New"/>
          <w:sz w:val="18"/>
          <w:szCs w:val="18"/>
        </w:rPr>
      </w:pPr>
      <w:r w:rsidRPr="00B1400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14002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B14002">
        <w:rPr>
          <w:rFonts w:ascii="Courier New" w:eastAsia="宋体" w:hAnsi="Courier New" w:cs="Courier New" w:hint="eastAsia"/>
          <w:sz w:val="18"/>
          <w:szCs w:val="18"/>
        </w:rPr>
        <w:t xml:space="preserve">m </w:t>
      </w:r>
      <w:r w:rsidRPr="00B14002">
        <w:rPr>
          <w:rFonts w:ascii="Courier New" w:eastAsia="宋体" w:hAnsi="Courier New" w:cs="Courier New" w:hint="eastAsia"/>
          <w:sz w:val="18"/>
          <w:szCs w:val="18"/>
        </w:rPr>
        <w:t>：</w:t>
      </w:r>
      <w:r w:rsidRPr="00B14002">
        <w:rPr>
          <w:rFonts w:ascii="Courier New" w:eastAsia="宋体" w:hAnsi="Courier New" w:cs="Courier New" w:hint="eastAsia"/>
          <w:sz w:val="18"/>
          <w:szCs w:val="18"/>
        </w:rPr>
        <w:t>",m)</w:t>
      </w:r>
    </w:p>
    <w:p w:rsidR="00B14002" w:rsidRPr="00B14002" w:rsidRDefault="00B14002" w:rsidP="008F25D0">
      <w:pPr>
        <w:rPr>
          <w:rFonts w:ascii="Courier New" w:eastAsia="宋体" w:hAnsi="Courier New" w:cs="Courier New"/>
          <w:sz w:val="18"/>
          <w:szCs w:val="18"/>
        </w:rPr>
      </w:pPr>
      <w:r w:rsidRPr="00B1400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B14002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B14002">
        <w:rPr>
          <w:rFonts w:ascii="Courier New" w:eastAsia="宋体" w:hAnsi="Courier New" w:cs="Courier New" w:hint="eastAsia"/>
          <w:sz w:val="18"/>
          <w:szCs w:val="18"/>
        </w:rPr>
        <w:t xml:space="preserve">n </w:t>
      </w:r>
      <w:r w:rsidRPr="00B14002">
        <w:rPr>
          <w:rFonts w:ascii="Courier New" w:eastAsia="宋体" w:hAnsi="Courier New" w:cs="Courier New" w:hint="eastAsia"/>
          <w:sz w:val="18"/>
          <w:szCs w:val="18"/>
        </w:rPr>
        <w:t>：</w:t>
      </w:r>
      <w:r w:rsidRPr="00B14002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C1D9D" w:rsidRPr="00EE5689" w:rsidRDefault="00EE5689" w:rsidP="008F25D0">
      <w:pPr>
        <w:rPr>
          <w:rFonts w:ascii="Courier New" w:eastAsia="宋体" w:hAnsi="Courier New" w:cs="Courier New"/>
          <w:color w:val="FF0000"/>
          <w:sz w:val="18"/>
          <w:szCs w:val="18"/>
        </w:rPr>
      </w:pPr>
      <w:r w:rsidRPr="00EE5689">
        <w:rPr>
          <w:rFonts w:ascii="Courier New" w:eastAsia="宋体" w:hAnsi="Courier New" w:cs="Courier New" w:hint="eastAsia"/>
          <w:color w:val="FF0000"/>
          <w:sz w:val="18"/>
          <w:szCs w:val="18"/>
        </w:rPr>
        <w:t xml:space="preserve"> </w:t>
      </w:r>
      <w:r w:rsidRPr="00EE5689">
        <w:rPr>
          <w:rFonts w:ascii="Courier New" w:eastAsia="宋体" w:hAnsi="Courier New" w:cs="Courier New"/>
          <w:color w:val="FF0000"/>
          <w:sz w:val="18"/>
          <w:szCs w:val="18"/>
        </w:rPr>
        <w:t xml:space="preserve"> </w:t>
      </w:r>
      <w:r w:rsidRPr="00EE5689">
        <w:rPr>
          <w:rFonts w:ascii="Courier New" w:eastAsia="宋体" w:hAnsi="Courier New" w:cs="Courier New" w:hint="eastAsia"/>
          <w:color w:val="FF0000"/>
          <w:sz w:val="18"/>
          <w:szCs w:val="18"/>
        </w:rPr>
        <w:t xml:space="preserve">  print("</w:t>
      </w:r>
      <w:r w:rsidRPr="00EE5689">
        <w:rPr>
          <w:rFonts w:ascii="Courier New" w:eastAsia="宋体" w:hAnsi="Courier New" w:cs="Courier New" w:hint="eastAsia"/>
          <w:color w:val="FF0000"/>
          <w:sz w:val="18"/>
          <w:szCs w:val="18"/>
        </w:rPr>
        <w:t>输出</w:t>
      </w:r>
      <w:r w:rsidRPr="00EE5689">
        <w:rPr>
          <w:rFonts w:ascii="Courier New" w:eastAsia="宋体" w:hAnsi="Courier New" w:cs="Courier New" w:hint="eastAsia"/>
          <w:color w:val="FF0000"/>
          <w:sz w:val="18"/>
          <w:szCs w:val="18"/>
        </w:rPr>
        <w:t xml:space="preserve">  </w:t>
      </w:r>
      <w:r w:rsidRPr="00EE5689">
        <w:rPr>
          <w:rFonts w:ascii="Courier New" w:eastAsia="宋体" w:hAnsi="Courier New" w:cs="Courier New" w:hint="eastAsia"/>
          <w:color w:val="FF0000"/>
          <w:sz w:val="18"/>
          <w:szCs w:val="18"/>
        </w:rPr>
        <w:t>：</w:t>
      </w:r>
      <w:r w:rsidRPr="00EE5689">
        <w:rPr>
          <w:rFonts w:ascii="Courier New" w:eastAsia="宋体" w:hAnsi="Courier New" w:cs="Courier New" w:hint="eastAsia"/>
          <w:color w:val="FF0000"/>
          <w:sz w:val="18"/>
          <w:szCs w:val="18"/>
        </w:rPr>
        <w:t>",solution.findMaxForm(inputnum,m,n))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68" w:name="_Toc10452936"/>
      <w:bookmarkStart w:id="769" w:name="_Toc17299610"/>
      <w:bookmarkStart w:id="770" w:name="_Toc17300684"/>
      <w:bookmarkStart w:id="771" w:name="_Toc1730099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187</w:t>
      </w:r>
      <w:r>
        <w:rPr>
          <w:rFonts w:ascii="黑体" w:eastAsia="黑体" w:hAnsi="宋体" w:cs="Times New Roman"/>
          <w:bCs/>
          <w:sz w:val="28"/>
          <w:szCs w:val="28"/>
        </w:rPr>
        <w:t>】预测能否胜利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68"/>
      <w:bookmarkEnd w:id="769"/>
      <w:bookmarkEnd w:id="770"/>
      <w:bookmarkEnd w:id="77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1300D1">
        <w:rPr>
          <w:rFonts w:ascii="Courier New" w:eastAsia="宋体" w:hAnsi="Courier New" w:cs="Courier New" w:hint="eastAsia"/>
          <w:sz w:val="18"/>
          <w:szCs w:val="18"/>
        </w:rPr>
        <w:t>#</w:t>
      </w:r>
      <w:r w:rsidR="001300D1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 w:rsidR="001300D1">
        <w:rPr>
          <w:rFonts w:ascii="Courier New" w:eastAsia="宋体" w:hAnsi="Courier New" w:cs="Courier New" w:hint="eastAsia"/>
          <w:sz w:val="18"/>
          <w:szCs w:val="18"/>
        </w:rPr>
        <w:t>为整数数组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1300D1">
        <w:rPr>
          <w:rFonts w:ascii="Courier New" w:eastAsia="宋体" w:hAnsi="Courier New" w:cs="Courier New" w:hint="eastAsia"/>
          <w:sz w:val="18"/>
          <w:szCs w:val="18"/>
        </w:rPr>
        <w:t>#</w:t>
      </w:r>
      <w:r w:rsidR="001300D1">
        <w:rPr>
          <w:rFonts w:ascii="Courier New" w:eastAsia="宋体" w:hAnsi="Courier New" w:cs="Courier New" w:hint="eastAsia"/>
          <w:sz w:val="18"/>
          <w:szCs w:val="18"/>
        </w:rPr>
        <w:t>返回布尔类型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PredictTheWinner(self,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len(nums) &amp; 1 == 0: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[[0] * len(nums) for _ in range(len(nums))]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i, v in enumerate(nums):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dp[i][i] = v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len(nums)):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range(len(nums) - i):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dp[j][j + i] = max(nums[j] - dp[j + 1][j + i], nums[j + i] - dp[j][j + i - 1])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dp[0][-1] &gt;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inputnum=[1, 5, 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1300D1" w:rsidRPr="001300D1" w:rsidRDefault="001300D1" w:rsidP="008F25D0">
      <w:pPr>
        <w:rPr>
          <w:rFonts w:ascii="Courier New" w:eastAsia="宋体" w:hAnsi="Courier New" w:cs="Courier New"/>
          <w:sz w:val="18"/>
          <w:szCs w:val="18"/>
        </w:rPr>
      </w:pPr>
      <w:r w:rsidRPr="001300D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300D1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1300D1">
        <w:rPr>
          <w:rFonts w:ascii="Courier New" w:eastAsia="宋体" w:hAnsi="Courier New" w:cs="Courier New" w:hint="eastAsia"/>
          <w:sz w:val="18"/>
          <w:szCs w:val="18"/>
        </w:rPr>
        <w:t>",inputnum)</w:t>
      </w:r>
    </w:p>
    <w:p w:rsidR="002C1D9D" w:rsidRDefault="001300D1" w:rsidP="008F25D0">
      <w:pPr>
        <w:rPr>
          <w:rFonts w:ascii="Courier New" w:eastAsia="宋体" w:hAnsi="Courier New" w:cs="Courier New"/>
          <w:sz w:val="18"/>
          <w:szCs w:val="18"/>
        </w:rPr>
      </w:pPr>
      <w:r w:rsidRPr="001300D1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300D1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1300D1">
        <w:rPr>
          <w:rFonts w:ascii="Courier New" w:eastAsia="宋体" w:hAnsi="Courier New" w:cs="Courier New" w:hint="eastAsia"/>
          <w:sz w:val="18"/>
          <w:szCs w:val="18"/>
        </w:rPr>
        <w:t>",solution.PredictTheWinner(inputnum))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72" w:name="_Toc10452937"/>
      <w:bookmarkStart w:id="773" w:name="_Toc17299611"/>
      <w:bookmarkStart w:id="774" w:name="_Toc17300685"/>
      <w:bookmarkStart w:id="775" w:name="_Toc17300993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188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循环单词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72"/>
      <w:bookmarkEnd w:id="773"/>
      <w:bookmarkEnd w:id="774"/>
      <w:bookmarkEnd w:id="77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Pr="000F12FD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0F12FD">
        <w:rPr>
          <w:rFonts w:ascii="Courier New" w:eastAsia="宋体" w:hAnsi="Courier New" w:cs="Courier New" w:hint="eastAsia"/>
          <w:sz w:val="18"/>
          <w:szCs w:val="18"/>
        </w:rPr>
        <w:t>words</w:t>
      </w:r>
      <w:r w:rsidRPr="000F12FD">
        <w:rPr>
          <w:rFonts w:ascii="Courier New" w:eastAsia="宋体" w:hAnsi="Courier New" w:cs="Courier New" w:hint="eastAsia"/>
          <w:sz w:val="18"/>
          <w:szCs w:val="18"/>
        </w:rPr>
        <w:t>为单词列表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 w:hint="eastAsia"/>
          <w:sz w:val="18"/>
          <w:szCs w:val="18"/>
        </w:rPr>
        <w:t xml:space="preserve">    #</w:t>
      </w:r>
      <w:r w:rsidRPr="000F12FD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def countRotateWords(self, words):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    dict1 = set()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    for w in words: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        s = w + w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        for i in range(0, len(w)):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            tmp = s[i : i +len(w)]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            if tmp in dict1: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                dict1.remove(tmp)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        dict1.add(w)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    return len(dict1)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 w:hint="eastAsia"/>
          <w:sz w:val="18"/>
          <w:szCs w:val="18"/>
        </w:rPr>
        <w:t>#</w:t>
      </w:r>
      <w:r w:rsidRPr="000F12FD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dict1 = ["picture", "turepic", "icturep", "word", "ordw", "long"]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0F12FD" w:rsidRPr="000F12F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F12FD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0F12FD">
        <w:rPr>
          <w:rFonts w:ascii="Courier New" w:eastAsia="宋体" w:hAnsi="Courier New" w:cs="Courier New" w:hint="eastAsia"/>
          <w:sz w:val="18"/>
          <w:szCs w:val="18"/>
        </w:rPr>
        <w:t>",dict1)</w:t>
      </w:r>
    </w:p>
    <w:p w:rsidR="002C1D9D" w:rsidRDefault="000F12FD" w:rsidP="008F25D0">
      <w:pPr>
        <w:rPr>
          <w:rFonts w:ascii="Courier New" w:eastAsia="宋体" w:hAnsi="Courier New" w:cs="Courier New"/>
          <w:sz w:val="18"/>
          <w:szCs w:val="18"/>
        </w:rPr>
      </w:pPr>
      <w:r w:rsidRPr="000F12FD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F12FD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0F12FD">
        <w:rPr>
          <w:rFonts w:ascii="Courier New" w:eastAsia="宋体" w:hAnsi="Courier New" w:cs="Courier New" w:hint="eastAsia"/>
          <w:sz w:val="18"/>
          <w:szCs w:val="18"/>
        </w:rPr>
        <w:t>",solution.countRotateWords(dict1))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76" w:name="_Toc10452938"/>
      <w:bookmarkStart w:id="777" w:name="_Toc17299612"/>
      <w:bookmarkStart w:id="778" w:name="_Toc17300686"/>
      <w:bookmarkStart w:id="779" w:name="_Toc1730099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189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最大子数组之和为k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76"/>
      <w:bookmarkEnd w:id="777"/>
      <w:bookmarkEnd w:id="778"/>
      <w:bookmarkEnd w:id="77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="007D6509">
        <w:rPr>
          <w:rFonts w:ascii="Courier New" w:hAnsi="Courier New" w:cs="Courier New" w:hint="eastAsia"/>
          <w:sz w:val="18"/>
          <w:szCs w:val="18"/>
        </w:rPr>
        <w:t>#</w:t>
      </w:r>
      <w:r w:rsidR="007D6509">
        <w:rPr>
          <w:rFonts w:ascii="Courier New" w:hAnsi="Courier New" w:cs="Courier New" w:hint="eastAsia"/>
          <w:sz w:val="18"/>
          <w:szCs w:val="18"/>
        </w:rPr>
        <w:t>参数</w:t>
      </w:r>
      <w:r>
        <w:rPr>
          <w:rFonts w:ascii="Courier New" w:hAnsi="Courier New" w:cs="Courier New"/>
          <w:sz w:val="18"/>
          <w:szCs w:val="18"/>
        </w:rPr>
        <w:t>nums</w:t>
      </w:r>
      <w:r w:rsidR="007D6509">
        <w:rPr>
          <w:rFonts w:ascii="Courier New" w:hAnsi="Courier New" w:cs="Courier New" w:hint="eastAsia"/>
          <w:sz w:val="18"/>
          <w:szCs w:val="18"/>
        </w:rPr>
        <w:t>为数组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="007D6509">
        <w:rPr>
          <w:rFonts w:ascii="Courier New" w:hAnsi="Courier New" w:cs="Courier New" w:hint="eastAsia"/>
          <w:sz w:val="18"/>
          <w:szCs w:val="18"/>
        </w:rPr>
        <w:t>#</w:t>
      </w:r>
      <w:r w:rsidR="007D6509">
        <w:rPr>
          <w:rFonts w:ascii="Courier New" w:hAnsi="Courier New" w:cs="Courier New" w:hint="eastAsia"/>
          <w:sz w:val="18"/>
          <w:szCs w:val="18"/>
        </w:rPr>
        <w:t>参数</w:t>
      </w:r>
      <w:r>
        <w:rPr>
          <w:rFonts w:ascii="Courier New" w:hAnsi="Courier New" w:cs="Courier New"/>
          <w:sz w:val="18"/>
          <w:szCs w:val="18"/>
        </w:rPr>
        <w:t>k</w:t>
      </w:r>
      <w:r w:rsidR="007D6509">
        <w:rPr>
          <w:rFonts w:ascii="Courier New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="007D6509">
        <w:rPr>
          <w:rFonts w:ascii="Courier New" w:hAnsi="Courier New" w:cs="Courier New" w:hint="eastAsia"/>
          <w:sz w:val="18"/>
          <w:szCs w:val="18"/>
        </w:rPr>
        <w:t>#</w:t>
      </w:r>
      <w:r w:rsidR="007D6509">
        <w:rPr>
          <w:rFonts w:ascii="Courier New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def maxSubArrayLen(self, nums, k):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m = {}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ans = 0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m[k] = 0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n = len(nums)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sum = [0 for i in range(n + 1)]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for i in range(1, n + 1):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sum[i] = sum[i - 1] + nums[i - 1]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if sum[i] in m: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ans = max(ans, i - m[sum[i]])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if sum[i] + k not in m: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m[sum[i] + k] = i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if __name__ == '__main__':</w:t>
      </w:r>
    </w:p>
    <w:p w:rsidR="007D6509" w:rsidRDefault="007D6509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num = [-2, 7, 3, -4, 1]</w:t>
      </w:r>
    </w:p>
    <w:p w:rsidR="007D6509" w:rsidRDefault="007D6509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k = 5</w:t>
      </w:r>
    </w:p>
    <w:p w:rsidR="007D6509" w:rsidRDefault="007D6509" w:rsidP="008F25D0">
      <w:pPr>
        <w:pStyle w:val="ae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solution = Solution()</w:t>
      </w:r>
    </w:p>
    <w:p w:rsidR="007D6509" w:rsidRPr="007D6509" w:rsidRDefault="007D650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7D6509">
        <w:rPr>
          <w:rFonts w:ascii="Courier New" w:hAnsi="Courier New" w:cs="Courier New" w:hint="eastAsia"/>
          <w:sz w:val="18"/>
          <w:szCs w:val="18"/>
        </w:rPr>
        <w:t xml:space="preserve">    print("</w:t>
      </w:r>
      <w:r w:rsidRPr="007D6509">
        <w:rPr>
          <w:rFonts w:ascii="Courier New" w:hAnsi="Courier New" w:cs="Courier New" w:hint="eastAsia"/>
          <w:sz w:val="18"/>
          <w:szCs w:val="18"/>
        </w:rPr>
        <w:t>输入数组为：</w:t>
      </w:r>
      <w:r w:rsidRPr="007D6509">
        <w:rPr>
          <w:rFonts w:ascii="Courier New" w:hAnsi="Courier New" w:cs="Courier New" w:hint="eastAsia"/>
          <w:sz w:val="18"/>
          <w:szCs w:val="18"/>
        </w:rPr>
        <w:t>",num)</w:t>
      </w:r>
    </w:p>
    <w:p w:rsidR="007D6509" w:rsidRPr="007D6509" w:rsidRDefault="007D650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7D6509">
        <w:rPr>
          <w:rFonts w:ascii="Courier New" w:hAnsi="Courier New" w:cs="Courier New" w:hint="eastAsia"/>
          <w:sz w:val="18"/>
          <w:szCs w:val="18"/>
        </w:rPr>
        <w:t xml:space="preserve">    print("</w:t>
      </w:r>
      <w:r w:rsidRPr="007D6509">
        <w:rPr>
          <w:rFonts w:ascii="Courier New" w:hAnsi="Courier New" w:cs="Courier New" w:hint="eastAsia"/>
          <w:sz w:val="18"/>
          <w:szCs w:val="18"/>
        </w:rPr>
        <w:t>输入目标值：</w:t>
      </w:r>
      <w:r w:rsidRPr="007D6509">
        <w:rPr>
          <w:rFonts w:ascii="Courier New" w:hAnsi="Courier New" w:cs="Courier New" w:hint="eastAsia"/>
          <w:sz w:val="18"/>
          <w:szCs w:val="18"/>
        </w:rPr>
        <w:t>",k)</w:t>
      </w:r>
    </w:p>
    <w:p w:rsidR="002C1D9D" w:rsidRDefault="007D650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7D6509">
        <w:rPr>
          <w:rFonts w:ascii="Courier New" w:hAnsi="Courier New" w:cs="Courier New" w:hint="eastAsia"/>
          <w:sz w:val="18"/>
          <w:szCs w:val="18"/>
        </w:rPr>
        <w:t xml:space="preserve">    print("</w:t>
      </w:r>
      <w:r w:rsidRPr="007D6509">
        <w:rPr>
          <w:rFonts w:ascii="Courier New" w:hAnsi="Courier New" w:cs="Courier New" w:hint="eastAsia"/>
          <w:sz w:val="18"/>
          <w:szCs w:val="18"/>
        </w:rPr>
        <w:t>输出为：</w:t>
      </w:r>
      <w:r w:rsidRPr="007D6509">
        <w:rPr>
          <w:rFonts w:ascii="Courier New" w:hAnsi="Courier New" w:cs="Courier New" w:hint="eastAsia"/>
          <w:sz w:val="18"/>
          <w:szCs w:val="18"/>
        </w:rPr>
        <w:t>"</w:t>
      </w:r>
      <w:r w:rsidR="00C6473A">
        <w:rPr>
          <w:rFonts w:ascii="Courier New" w:hAnsi="Courier New" w:cs="Courier New"/>
          <w:sz w:val="18"/>
          <w:szCs w:val="18"/>
        </w:rPr>
        <w:t>,</w:t>
      </w:r>
      <w:r w:rsidRPr="007D6509">
        <w:rPr>
          <w:rFonts w:ascii="Courier New" w:hAnsi="Courier New" w:cs="Courier New" w:hint="eastAsia"/>
          <w:sz w:val="18"/>
          <w:szCs w:val="18"/>
        </w:rPr>
        <w:t>s</w:t>
      </w:r>
      <w:r w:rsidR="00C6473A">
        <w:rPr>
          <w:rFonts w:ascii="Courier New" w:hAnsi="Courier New" w:cs="Courier New" w:hint="eastAsia"/>
          <w:sz w:val="18"/>
          <w:szCs w:val="18"/>
        </w:rPr>
        <w:t>olution.maxSubArrayLen(num, k))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80" w:name="_Toc10452939"/>
      <w:bookmarkStart w:id="781" w:name="_Toc17299613"/>
      <w:bookmarkStart w:id="782" w:name="_Toc17300687"/>
      <w:bookmarkStart w:id="783" w:name="_Toc1730099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190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等差切片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80"/>
      <w:bookmarkEnd w:id="781"/>
      <w:bookmarkEnd w:id="782"/>
      <w:bookmarkEnd w:id="783"/>
      <w:r w:rsidR="00C71419" w:rsidRP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>class Solution(object):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def numberOfArithmeticSlices(self, A):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</w:t>
      </w:r>
      <w:r>
        <w:rPr>
          <w:rFonts w:ascii="Courier New" w:hAnsi="Courier New" w:cs="Courier New" w:hint="eastAsia"/>
          <w:sz w:val="18"/>
          <w:szCs w:val="18"/>
        </w:rPr>
        <w:t>#</w:t>
      </w:r>
      <w:r>
        <w:rPr>
          <w:rFonts w:ascii="Courier New" w:hAnsi="Courier New" w:cs="Courier New" w:hint="eastAsia"/>
          <w:sz w:val="18"/>
          <w:szCs w:val="18"/>
        </w:rPr>
        <w:t>参数</w:t>
      </w:r>
      <w:r w:rsidRPr="00843DA9">
        <w:rPr>
          <w:rFonts w:ascii="Courier New" w:hAnsi="Courier New" w:cs="Courier New"/>
          <w:sz w:val="18"/>
          <w:szCs w:val="18"/>
        </w:rPr>
        <w:t>A</w:t>
      </w:r>
      <w:r>
        <w:rPr>
          <w:rFonts w:ascii="Courier New" w:hAnsi="Courier New" w:cs="Courier New" w:hint="eastAsia"/>
          <w:sz w:val="18"/>
          <w:szCs w:val="18"/>
        </w:rPr>
        <w:t>为列表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</w:t>
      </w:r>
      <w:r>
        <w:rPr>
          <w:rFonts w:ascii="Courier New" w:hAnsi="Courier New" w:cs="Courier New" w:hint="eastAsia"/>
          <w:sz w:val="18"/>
          <w:szCs w:val="18"/>
        </w:rPr>
        <w:t>#</w:t>
      </w:r>
      <w:r>
        <w:rPr>
          <w:rFonts w:ascii="Courier New" w:hAnsi="Courier New" w:cs="Courier New" w:hint="eastAsia"/>
          <w:sz w:val="18"/>
          <w:szCs w:val="18"/>
        </w:rPr>
        <w:t>返回整数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size = len(A)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if size &lt; 3: return 0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ans = cnt = 0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delta = A[1] - A[0]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for x in range(2, size):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    if A[x] - A[x - 1] == delta: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        cnt += 1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        ans += cnt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    else: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        delta = A[x] - A[x - 1]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        cnt = 0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    return ans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>if __name__ == '__main__':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/>
          <w:sz w:val="18"/>
          <w:szCs w:val="18"/>
        </w:rPr>
        <w:t xml:space="preserve">    inputnum=[1, 2, 3, 4]</w:t>
      </w:r>
    </w:p>
    <w:p w:rsidR="00843DA9" w:rsidRP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 w:hint="eastAsia"/>
          <w:sz w:val="18"/>
          <w:szCs w:val="18"/>
        </w:rPr>
        <w:t xml:space="preserve">    print("</w:t>
      </w:r>
      <w:r w:rsidRPr="00843DA9">
        <w:rPr>
          <w:rFonts w:ascii="Courier New" w:hAnsi="Courier New" w:cs="Courier New" w:hint="eastAsia"/>
          <w:sz w:val="18"/>
          <w:szCs w:val="18"/>
        </w:rPr>
        <w:t>输入为：</w:t>
      </w:r>
      <w:r w:rsidRPr="00843DA9">
        <w:rPr>
          <w:rFonts w:ascii="Courier New" w:hAnsi="Courier New" w:cs="Courier New" w:hint="eastAsia"/>
          <w:sz w:val="18"/>
          <w:szCs w:val="18"/>
        </w:rPr>
        <w:t>",inputnum)</w:t>
      </w:r>
    </w:p>
    <w:p w:rsidR="00843DA9" w:rsidRDefault="00843DA9" w:rsidP="008F25D0">
      <w:pPr>
        <w:pStyle w:val="ae"/>
        <w:rPr>
          <w:rFonts w:ascii="Courier New" w:hAnsi="Courier New" w:cs="Courier New"/>
          <w:sz w:val="18"/>
          <w:szCs w:val="18"/>
        </w:rPr>
      </w:pPr>
      <w:r w:rsidRPr="00843DA9">
        <w:rPr>
          <w:rFonts w:ascii="Courier New" w:hAnsi="Courier New" w:cs="Courier New" w:hint="eastAsia"/>
          <w:sz w:val="18"/>
          <w:szCs w:val="18"/>
        </w:rPr>
        <w:t xml:space="preserve">    print("</w:t>
      </w:r>
      <w:r w:rsidRPr="00843DA9">
        <w:rPr>
          <w:rFonts w:ascii="Courier New" w:hAnsi="Courier New" w:cs="Courier New" w:hint="eastAsia"/>
          <w:sz w:val="18"/>
          <w:szCs w:val="18"/>
        </w:rPr>
        <w:t>输出为：</w:t>
      </w:r>
      <w:r w:rsidRPr="00843DA9">
        <w:rPr>
          <w:rFonts w:ascii="Courier New" w:hAnsi="Courier New" w:cs="Courier New" w:hint="eastAsia"/>
          <w:sz w:val="18"/>
          <w:szCs w:val="18"/>
        </w:rPr>
        <w:t>",solution.numberOfArithmeticSlices(inputnum))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84" w:name="_Toc10452940"/>
      <w:bookmarkStart w:id="785" w:name="_Toc17299614"/>
      <w:bookmarkStart w:id="786" w:name="_Toc17300688"/>
      <w:bookmarkStart w:id="787" w:name="_Toc1730099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191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2D战舰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84"/>
      <w:bookmarkEnd w:id="785"/>
      <w:bookmarkEnd w:id="786"/>
      <w:bookmarkEnd w:id="787"/>
      <w:r w:rsidR="00C71419" w:rsidRP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D60A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iCs/>
          <w:sz w:val="18"/>
          <w:szCs w:val="18"/>
        </w:rPr>
      </w:pPr>
      <w:r w:rsidRPr="00950E26">
        <w:rPr>
          <w:rFonts w:ascii="Courier New" w:hAnsi="Courier New" w:cs="Courier New"/>
          <w:bCs/>
          <w:sz w:val="18"/>
          <w:szCs w:val="18"/>
        </w:rPr>
        <w:t xml:space="preserve">class </w:t>
      </w:r>
      <w:r w:rsidRPr="00950E26">
        <w:rPr>
          <w:rFonts w:ascii="Courier New" w:hAnsi="Courier New" w:cs="Courier New"/>
          <w:sz w:val="18"/>
          <w:szCs w:val="18"/>
        </w:rPr>
        <w:t>Solution(object):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def </w:t>
      </w:r>
      <w:r w:rsidRPr="00950E26">
        <w:rPr>
          <w:rFonts w:ascii="Courier New" w:hAnsi="Courier New" w:cs="Courier New"/>
          <w:sz w:val="18"/>
          <w:szCs w:val="18"/>
        </w:rPr>
        <w:t>countBattleships(self, board):</w:t>
      </w:r>
      <w:r w:rsidRPr="00950E26">
        <w:rPr>
          <w:rFonts w:ascii="Courier New" w:hAnsi="Courier New" w:cs="Courier New"/>
          <w:sz w:val="18"/>
          <w:szCs w:val="18"/>
        </w:rPr>
        <w:br/>
      </w:r>
      <w:r w:rsidRPr="00950E26">
        <w:rPr>
          <w:rFonts w:ascii="Courier New" w:hAnsi="Courier New" w:cs="Courier New"/>
          <w:i/>
          <w:iCs/>
          <w:sz w:val="18"/>
          <w:szCs w:val="18"/>
        </w:rPr>
        <w:t xml:space="preserve">      </w:t>
      </w:r>
      <w:r w:rsidRPr="00D60A3F">
        <w:rPr>
          <w:rFonts w:ascii="Courier New" w:hAnsi="Courier New" w:cs="Courier New"/>
          <w:iCs/>
          <w:sz w:val="18"/>
          <w:szCs w:val="18"/>
        </w:rPr>
        <w:t xml:space="preserve">  </w:t>
      </w:r>
      <w:r w:rsidR="00D60A3F" w:rsidRPr="00D60A3F">
        <w:rPr>
          <w:rFonts w:ascii="Courier New" w:hAnsi="Courier New" w:cs="Courier New"/>
          <w:bCs/>
          <w:sz w:val="18"/>
          <w:szCs w:val="18"/>
        </w:rPr>
        <w:t>#</w:t>
      </w:r>
      <w:r w:rsidR="00D60A3F" w:rsidRPr="00D60A3F">
        <w:rPr>
          <w:rFonts w:ascii="Courier New" w:hAnsi="Courier New" w:cs="Courier New"/>
          <w:bCs/>
          <w:sz w:val="18"/>
          <w:szCs w:val="18"/>
        </w:rPr>
        <w:t>参数</w:t>
      </w:r>
      <w:r w:rsidRPr="00D60A3F">
        <w:rPr>
          <w:rFonts w:ascii="Courier New" w:hAnsi="Courier New" w:cs="Courier New"/>
          <w:iCs/>
          <w:sz w:val="18"/>
          <w:szCs w:val="18"/>
        </w:rPr>
        <w:t>board</w:t>
      </w:r>
      <w:r w:rsidR="00D60A3F">
        <w:rPr>
          <w:rFonts w:ascii="Courier New" w:hAnsi="Courier New" w:cs="Courier New"/>
          <w:iCs/>
          <w:sz w:val="18"/>
          <w:szCs w:val="18"/>
        </w:rPr>
        <w:t>为列表</w:t>
      </w:r>
      <w:r w:rsidRPr="00D60A3F">
        <w:rPr>
          <w:rFonts w:ascii="Courier New" w:hAnsi="Courier New" w:cs="Courier New"/>
          <w:iCs/>
          <w:sz w:val="18"/>
          <w:szCs w:val="18"/>
        </w:rPr>
        <w:br/>
      </w:r>
      <w:r w:rsidRPr="00D60A3F">
        <w:rPr>
          <w:rFonts w:ascii="Courier New" w:hAnsi="Courier New" w:cs="Courier New"/>
          <w:iCs/>
          <w:sz w:val="18"/>
          <w:szCs w:val="18"/>
        </w:rPr>
        <w:lastRenderedPageBreak/>
        <w:t xml:space="preserve">        </w:t>
      </w:r>
      <w:r w:rsidR="00D60A3F">
        <w:rPr>
          <w:rFonts w:ascii="Courier New" w:hAnsi="Courier New" w:cs="Courier New"/>
          <w:iCs/>
          <w:sz w:val="18"/>
          <w:szCs w:val="18"/>
        </w:rPr>
        <w:t>#</w:t>
      </w:r>
      <w:r w:rsidR="00D60A3F">
        <w:rPr>
          <w:rFonts w:ascii="Courier New" w:hAnsi="Courier New" w:cs="Courier New"/>
          <w:iCs/>
          <w:sz w:val="18"/>
          <w:szCs w:val="18"/>
        </w:rPr>
        <w:t>返回整数</w:t>
      </w:r>
    </w:p>
    <w:p w:rsidR="00D60A3F" w:rsidRPr="00D60A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50E26">
        <w:rPr>
          <w:rFonts w:ascii="Courier New" w:hAnsi="Courier New" w:cs="Courier New"/>
          <w:i/>
          <w:iCs/>
          <w:sz w:val="18"/>
          <w:szCs w:val="18"/>
        </w:rPr>
        <w:t xml:space="preserve">        </w:t>
      </w:r>
      <w:r w:rsidRPr="00950E26">
        <w:rPr>
          <w:rFonts w:ascii="Courier New" w:hAnsi="Courier New" w:cs="Courier New"/>
          <w:sz w:val="18"/>
          <w:szCs w:val="18"/>
        </w:rPr>
        <w:t>len1 = len(board)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   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if </w:t>
      </w:r>
      <w:r w:rsidRPr="00950E26">
        <w:rPr>
          <w:rFonts w:ascii="Courier New" w:hAnsi="Courier New" w:cs="Courier New"/>
          <w:sz w:val="18"/>
          <w:szCs w:val="18"/>
        </w:rPr>
        <w:t>len1 == 0: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       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return </w:t>
      </w:r>
      <w:r w:rsidRPr="00950E26">
        <w:rPr>
          <w:rFonts w:ascii="Courier New" w:hAnsi="Courier New" w:cs="Courier New"/>
          <w:sz w:val="18"/>
          <w:szCs w:val="18"/>
        </w:rPr>
        <w:t>0;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    len2 = len(board[0])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    ans = 0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   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for </w:t>
      </w:r>
      <w:r w:rsidRPr="00950E26">
        <w:rPr>
          <w:rFonts w:ascii="Courier New" w:hAnsi="Courier New" w:cs="Courier New"/>
          <w:sz w:val="18"/>
          <w:szCs w:val="18"/>
        </w:rPr>
        <w:t xml:space="preserve">i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in </w:t>
      </w:r>
      <w:r w:rsidRPr="00950E26">
        <w:rPr>
          <w:rFonts w:ascii="Courier New" w:hAnsi="Courier New" w:cs="Courier New"/>
          <w:sz w:val="18"/>
          <w:szCs w:val="18"/>
        </w:rPr>
        <w:t>range(0, len1):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       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for </w:t>
      </w:r>
      <w:r w:rsidRPr="00950E26">
        <w:rPr>
          <w:rFonts w:ascii="Courier New" w:hAnsi="Courier New" w:cs="Courier New"/>
          <w:sz w:val="18"/>
          <w:szCs w:val="18"/>
        </w:rPr>
        <w:t xml:space="preserve">j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in </w:t>
      </w:r>
      <w:r w:rsidRPr="00950E26">
        <w:rPr>
          <w:rFonts w:ascii="Courier New" w:hAnsi="Courier New" w:cs="Courier New"/>
          <w:sz w:val="18"/>
          <w:szCs w:val="18"/>
        </w:rPr>
        <w:t>range(0,len2):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           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if </w:t>
      </w:r>
      <w:r w:rsidRPr="00950E26">
        <w:rPr>
          <w:rFonts w:ascii="Courier New" w:hAnsi="Courier New" w:cs="Courier New"/>
          <w:sz w:val="18"/>
          <w:szCs w:val="18"/>
        </w:rPr>
        <w:t xml:space="preserve">board[i][j] ==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'X' and </w:t>
      </w:r>
      <w:r w:rsidRPr="00950E26">
        <w:rPr>
          <w:rFonts w:ascii="Courier New" w:hAnsi="Courier New" w:cs="Courier New"/>
          <w:sz w:val="18"/>
          <w:szCs w:val="18"/>
        </w:rPr>
        <w:t xml:space="preserve">( i == 0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or </w:t>
      </w:r>
      <w:r w:rsidRPr="00950E26">
        <w:rPr>
          <w:rFonts w:ascii="Courier New" w:hAnsi="Courier New" w:cs="Courier New"/>
          <w:sz w:val="18"/>
          <w:szCs w:val="18"/>
        </w:rPr>
        <w:t xml:space="preserve">board[i-1][j] ==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'.' </w:t>
      </w:r>
      <w:r w:rsidRPr="00950E26">
        <w:rPr>
          <w:rFonts w:ascii="Courier New" w:hAnsi="Courier New" w:cs="Courier New"/>
          <w:sz w:val="18"/>
          <w:szCs w:val="18"/>
        </w:rPr>
        <w:t>)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and </w:t>
      </w:r>
      <w:r w:rsidRPr="00950E26">
        <w:rPr>
          <w:rFonts w:ascii="Courier New" w:hAnsi="Courier New" w:cs="Courier New"/>
          <w:sz w:val="18"/>
          <w:szCs w:val="18"/>
        </w:rPr>
        <w:t xml:space="preserve">(j == 0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or </w:t>
      </w:r>
      <w:r w:rsidRPr="00950E26">
        <w:rPr>
          <w:rFonts w:ascii="Courier New" w:hAnsi="Courier New" w:cs="Courier New"/>
          <w:sz w:val="18"/>
          <w:szCs w:val="18"/>
        </w:rPr>
        <w:t xml:space="preserve">board[i][j-1] == </w:t>
      </w:r>
      <w:r w:rsidRPr="00950E26">
        <w:rPr>
          <w:rFonts w:ascii="Courier New" w:hAnsi="Courier New" w:cs="Courier New"/>
          <w:bCs/>
          <w:sz w:val="18"/>
          <w:szCs w:val="18"/>
        </w:rPr>
        <w:t>'.'</w:t>
      </w:r>
      <w:r w:rsidRPr="00950E26">
        <w:rPr>
          <w:rFonts w:ascii="Courier New" w:hAnsi="Courier New" w:cs="Courier New"/>
          <w:sz w:val="18"/>
          <w:szCs w:val="18"/>
        </w:rPr>
        <w:t>):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                ans += 1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    </w:t>
      </w:r>
      <w:r w:rsidRPr="00950E26">
        <w:rPr>
          <w:rFonts w:ascii="Courier New" w:hAnsi="Courier New" w:cs="Courier New"/>
          <w:bCs/>
          <w:sz w:val="18"/>
          <w:szCs w:val="18"/>
        </w:rPr>
        <w:t xml:space="preserve">return </w:t>
      </w:r>
      <w:r w:rsidRPr="00950E26">
        <w:rPr>
          <w:rFonts w:ascii="Courier New" w:hAnsi="Courier New" w:cs="Courier New"/>
          <w:sz w:val="18"/>
          <w:szCs w:val="18"/>
        </w:rPr>
        <w:t>ans</w:t>
      </w:r>
      <w:r w:rsidRPr="00950E26">
        <w:rPr>
          <w:rFonts w:ascii="Courier New" w:hAnsi="Courier New" w:cs="Courier New"/>
          <w:sz w:val="18"/>
          <w:szCs w:val="18"/>
        </w:rPr>
        <w:br/>
      </w:r>
      <w:r w:rsidRPr="00950E26">
        <w:rPr>
          <w:rFonts w:ascii="Courier New" w:hAnsi="Courier New" w:cs="Courier New"/>
          <w:bCs/>
          <w:sz w:val="18"/>
          <w:szCs w:val="18"/>
        </w:rPr>
        <w:t xml:space="preserve">if </w:t>
      </w:r>
      <w:r w:rsidRPr="00950E26">
        <w:rPr>
          <w:rFonts w:ascii="Courier New" w:hAnsi="Courier New" w:cs="Courier New"/>
          <w:sz w:val="18"/>
          <w:szCs w:val="18"/>
        </w:rPr>
        <w:t xml:space="preserve">__name__ == </w:t>
      </w:r>
      <w:r w:rsidRPr="00950E26">
        <w:rPr>
          <w:rFonts w:ascii="Courier New" w:hAnsi="Courier New" w:cs="Courier New"/>
          <w:bCs/>
          <w:sz w:val="18"/>
          <w:szCs w:val="18"/>
        </w:rPr>
        <w:t>'__main__'</w:t>
      </w:r>
      <w:r w:rsidRPr="00950E26">
        <w:rPr>
          <w:rFonts w:ascii="Courier New" w:hAnsi="Courier New" w:cs="Courier New"/>
          <w:sz w:val="18"/>
          <w:szCs w:val="18"/>
        </w:rPr>
        <w:t>:</w:t>
      </w:r>
      <w:r w:rsidRPr="00950E26">
        <w:rPr>
          <w:rFonts w:ascii="Courier New" w:hAnsi="Courier New" w:cs="Courier New"/>
          <w:sz w:val="18"/>
          <w:szCs w:val="18"/>
        </w:rPr>
        <w:br/>
        <w:t xml:space="preserve">    solution=Solution()</w:t>
      </w:r>
      <w:r w:rsidRPr="00950E26">
        <w:rPr>
          <w:rFonts w:ascii="Courier New" w:hAnsi="Courier New" w:cs="Courier New"/>
          <w:sz w:val="18"/>
          <w:szCs w:val="18"/>
        </w:rPr>
        <w:br/>
      </w:r>
      <w:r w:rsidR="00D60A3F" w:rsidRPr="00D60A3F">
        <w:rPr>
          <w:rFonts w:ascii="Courier New" w:hAnsi="Courier New" w:cs="Courier New"/>
          <w:sz w:val="18"/>
          <w:szCs w:val="18"/>
        </w:rPr>
        <w:t xml:space="preserve">    inputnum=["X..X","...X","...X"]</w:t>
      </w:r>
    </w:p>
    <w:p w:rsidR="00D60A3F" w:rsidRPr="00D60A3F" w:rsidRDefault="00D60A3F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60A3F">
        <w:rPr>
          <w:rFonts w:ascii="Courier New" w:hAnsi="Courier New" w:cs="Courier New"/>
          <w:sz w:val="18"/>
          <w:szCs w:val="18"/>
        </w:rPr>
        <w:t xml:space="preserve">    print("</w:t>
      </w:r>
      <w:r w:rsidRPr="00D60A3F">
        <w:rPr>
          <w:rFonts w:ascii="Courier New" w:hAnsi="Courier New" w:cs="Courier New"/>
          <w:sz w:val="18"/>
          <w:szCs w:val="18"/>
        </w:rPr>
        <w:t>输入为：</w:t>
      </w:r>
      <w:r w:rsidRPr="00D60A3F">
        <w:rPr>
          <w:rFonts w:ascii="Courier New" w:hAnsi="Courier New" w:cs="Courier New"/>
          <w:sz w:val="18"/>
          <w:szCs w:val="18"/>
        </w:rPr>
        <w:t>",inputnum)</w:t>
      </w:r>
    </w:p>
    <w:p w:rsidR="002C1D9D" w:rsidRDefault="00D60A3F" w:rsidP="008F25D0">
      <w:pPr>
        <w:pStyle w:val="HTML"/>
        <w:shd w:val="clear" w:color="auto" w:fill="FFFFFF"/>
        <w:rPr>
          <w:rFonts w:ascii="Courier New" w:hAnsi="Courier New" w:cs="Courier New" w:hint="default"/>
          <w:b/>
          <w:color w:val="000000"/>
          <w:sz w:val="18"/>
          <w:szCs w:val="18"/>
        </w:rPr>
      </w:pPr>
      <w:r w:rsidRPr="00D60A3F">
        <w:rPr>
          <w:rFonts w:ascii="Courier New" w:hAnsi="Courier New" w:cs="Courier New"/>
          <w:sz w:val="18"/>
          <w:szCs w:val="18"/>
        </w:rPr>
        <w:t xml:space="preserve">    print("</w:t>
      </w:r>
      <w:r w:rsidRPr="00D60A3F">
        <w:rPr>
          <w:rFonts w:ascii="Courier New" w:hAnsi="Courier New" w:cs="Courier New"/>
          <w:sz w:val="18"/>
          <w:szCs w:val="18"/>
        </w:rPr>
        <w:t>输出为：</w:t>
      </w:r>
      <w:r w:rsidRPr="00D60A3F">
        <w:rPr>
          <w:rFonts w:ascii="Courier New" w:hAnsi="Courier New" w:cs="Courier New"/>
          <w:sz w:val="18"/>
          <w:szCs w:val="18"/>
        </w:rPr>
        <w:t>",solution.countBattleships(inputnum))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88" w:name="_Toc10452941"/>
      <w:bookmarkStart w:id="789" w:name="_Toc17299615"/>
      <w:bookmarkStart w:id="790" w:name="_Toc17300689"/>
      <w:bookmarkStart w:id="791" w:name="_Toc1730099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192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连续数组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88"/>
      <w:bookmarkEnd w:id="789"/>
      <w:bookmarkEnd w:id="790"/>
      <w:bookmarkEnd w:id="791"/>
      <w:r w:rsidR="00C71419" w:rsidRP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</w:t>
      </w:r>
      <w:r w:rsidR="00F73DCA">
        <w:rPr>
          <w:rFonts w:ascii="Courier New" w:hAnsi="Courier New" w:cs="Courier New" w:hint="default"/>
          <w:sz w:val="18"/>
          <w:szCs w:val="18"/>
        </w:rPr>
        <w:t>#</w:t>
      </w:r>
      <w:r w:rsidR="00F73DCA">
        <w:rPr>
          <w:rFonts w:ascii="Courier New" w:hAnsi="Courier New" w:cs="Courier New"/>
          <w:sz w:val="18"/>
          <w:szCs w:val="18"/>
        </w:rPr>
        <w:t>参数</w:t>
      </w:r>
      <w:r w:rsidRPr="00F73DCA">
        <w:rPr>
          <w:rFonts w:ascii="Courier New" w:hAnsi="Courier New" w:cs="Courier New"/>
          <w:sz w:val="18"/>
          <w:szCs w:val="18"/>
        </w:rPr>
        <w:t>nums</w:t>
      </w:r>
      <w:r w:rsidR="00F73DCA">
        <w:rPr>
          <w:rFonts w:ascii="Courier New" w:hAnsi="Courier New" w:cs="Courier New"/>
          <w:sz w:val="18"/>
          <w:szCs w:val="18"/>
        </w:rPr>
        <w:t>为数组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</w:t>
      </w:r>
      <w:r w:rsidR="00F73DCA">
        <w:rPr>
          <w:rFonts w:ascii="Courier New" w:hAnsi="Courier New" w:cs="Courier New"/>
          <w:sz w:val="18"/>
          <w:szCs w:val="18"/>
        </w:rPr>
        <w:t>#</w:t>
      </w:r>
      <w:r w:rsidR="00F73DCA">
        <w:rPr>
          <w:rFonts w:ascii="Courier New" w:hAnsi="Courier New" w:cs="Courier New"/>
          <w:sz w:val="18"/>
          <w:szCs w:val="18"/>
        </w:rPr>
        <w:t>返回整数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def findMaxLength(self, nums):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index_sum = {}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cur_sum = 0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ans = 0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for i in range(len(nums)):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    if nums[i] == 0: cur_sum -= 1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    else: cur_sum += 1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    if cur_sum == 0: ans = i+1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    elif cur_sum in index_sum: ans = max(ans, i-index_sum[cur_sum])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    if cur_sum not in index_sum: index_sum[cur_sum] = i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    return ans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F73DC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73DCA" w:rsidRPr="00F73DCA" w:rsidRDefault="00F73DCA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inputnum=[1,0]</w:t>
      </w:r>
    </w:p>
    <w:p w:rsidR="00F73DCA" w:rsidRPr="00F73DCA" w:rsidRDefault="00F73DCA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print("</w:t>
      </w:r>
      <w:r w:rsidRPr="00F73DCA">
        <w:rPr>
          <w:rFonts w:ascii="Courier New" w:hAnsi="Courier New" w:cs="Courier New"/>
          <w:sz w:val="18"/>
          <w:szCs w:val="18"/>
        </w:rPr>
        <w:t>输入为：</w:t>
      </w:r>
      <w:r w:rsidRPr="00F73DCA">
        <w:rPr>
          <w:rFonts w:ascii="Courier New" w:hAnsi="Courier New" w:cs="Courier New"/>
          <w:sz w:val="18"/>
          <w:szCs w:val="18"/>
        </w:rPr>
        <w:t>",inputnum)</w:t>
      </w:r>
    </w:p>
    <w:p w:rsidR="002C1D9D" w:rsidRPr="00F73DCA" w:rsidRDefault="00F73DCA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73DCA">
        <w:rPr>
          <w:rFonts w:ascii="Courier New" w:hAnsi="Courier New" w:cs="Courier New"/>
          <w:sz w:val="18"/>
          <w:szCs w:val="18"/>
        </w:rPr>
        <w:t xml:space="preserve">    print("</w:t>
      </w:r>
      <w:r w:rsidRPr="00F73DCA">
        <w:rPr>
          <w:rFonts w:ascii="Courier New" w:hAnsi="Courier New" w:cs="Courier New"/>
          <w:sz w:val="18"/>
          <w:szCs w:val="18"/>
        </w:rPr>
        <w:t>输</w:t>
      </w:r>
      <w:r w:rsidR="006545F1">
        <w:rPr>
          <w:rFonts w:ascii="Courier New" w:hAnsi="Courier New" w:cs="Courier New"/>
          <w:sz w:val="18"/>
          <w:szCs w:val="18"/>
        </w:rPr>
        <w:t>出</w:t>
      </w:r>
      <w:r w:rsidRPr="00F73DCA">
        <w:rPr>
          <w:rFonts w:ascii="Courier New" w:hAnsi="Courier New" w:cs="Courier New"/>
          <w:sz w:val="18"/>
          <w:szCs w:val="18"/>
        </w:rPr>
        <w:t>为：</w:t>
      </w:r>
      <w:r w:rsidRPr="00F73DCA">
        <w:rPr>
          <w:rFonts w:ascii="Courier New" w:hAnsi="Courier New" w:cs="Courier New"/>
          <w:sz w:val="18"/>
          <w:szCs w:val="18"/>
        </w:rPr>
        <w:t>",solution.findMaxLength(inputnum))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92" w:name="_Toc10452942"/>
      <w:bookmarkStart w:id="793" w:name="_Toc17299616"/>
      <w:bookmarkStart w:id="794" w:name="_Toc17300690"/>
      <w:bookmarkStart w:id="795" w:name="_Toc17300998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193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 w:rsidR="004C1B3A">
        <w:rPr>
          <w:rFonts w:ascii="黑体" w:eastAsia="黑体" w:hAnsi="宋体" w:cs="Times New Roman" w:hint="eastAsia"/>
          <w:bCs/>
          <w:sz w:val="28"/>
          <w:szCs w:val="28"/>
        </w:rPr>
        <w:t>带有冷却时间的买卖股票最佳</w:t>
      </w:r>
      <w:r>
        <w:rPr>
          <w:rFonts w:ascii="黑体" w:eastAsia="黑体" w:hAnsi="宋体" w:cs="Times New Roman" w:hint="eastAsia"/>
          <w:bCs/>
          <w:sz w:val="28"/>
          <w:szCs w:val="28"/>
        </w:rPr>
        <w:t>时间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92"/>
      <w:bookmarkEnd w:id="793"/>
      <w:bookmarkEnd w:id="794"/>
      <w:bookmarkEnd w:id="79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</w:t>
      </w:r>
      <w:r w:rsidR="00F54E87">
        <w:rPr>
          <w:rFonts w:ascii="Courier New" w:hAnsi="Courier New" w:cs="Courier New"/>
          <w:sz w:val="18"/>
          <w:szCs w:val="18"/>
        </w:rPr>
        <w:t>#</w:t>
      </w:r>
      <w:r w:rsidR="00F54E87">
        <w:rPr>
          <w:rFonts w:ascii="Courier New" w:hAnsi="Courier New" w:cs="Courier New"/>
          <w:sz w:val="18"/>
          <w:szCs w:val="18"/>
        </w:rPr>
        <w:t>参数</w:t>
      </w:r>
      <w:r w:rsidRPr="00F54E87">
        <w:rPr>
          <w:rFonts w:ascii="Courier New" w:hAnsi="Courier New" w:cs="Courier New"/>
          <w:sz w:val="18"/>
          <w:szCs w:val="18"/>
        </w:rPr>
        <w:t>prices</w:t>
      </w:r>
      <w:r w:rsidR="00F54E87">
        <w:rPr>
          <w:rFonts w:ascii="Courier New" w:hAnsi="Courier New" w:cs="Courier New"/>
          <w:sz w:val="18"/>
          <w:szCs w:val="18"/>
        </w:rPr>
        <w:t>为整数列表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</w:t>
      </w:r>
      <w:r w:rsidR="00F54E87">
        <w:rPr>
          <w:rFonts w:ascii="Courier New" w:hAnsi="Courier New" w:cs="Courier New"/>
          <w:sz w:val="18"/>
          <w:szCs w:val="18"/>
        </w:rPr>
        <w:t>#</w:t>
      </w:r>
      <w:r w:rsidR="00F54E87">
        <w:rPr>
          <w:rFonts w:ascii="Courier New" w:hAnsi="Courier New" w:cs="Courier New"/>
          <w:sz w:val="18"/>
          <w:szCs w:val="18"/>
        </w:rPr>
        <w:t>返回整数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def maxProfit(self, prices):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    if not prices: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        return 0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    buy, sell, cooldown = [0 for _ in range(len(prices))], [0 for _ in range(len(prices))], [0 for _ in</w:t>
      </w:r>
      <w:r w:rsidR="00F54E87">
        <w:rPr>
          <w:rFonts w:ascii="Courier New" w:hAnsi="Courier New" w:cs="Courier New" w:hint="default"/>
          <w:sz w:val="18"/>
          <w:szCs w:val="18"/>
        </w:rPr>
        <w:t xml:space="preserve"> </w:t>
      </w:r>
      <w:r w:rsidRPr="00F54E87">
        <w:rPr>
          <w:rFonts w:ascii="Courier New" w:hAnsi="Courier New" w:cs="Courier New"/>
          <w:sz w:val="18"/>
          <w:szCs w:val="18"/>
        </w:rPr>
        <w:t>range(len(prices))]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    buy[0] = -prices[0]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    for i in range(1, len(prices)):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        cooldown[i] = sell[i - 1]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        sell[i] = max(sell[i - 1], buy[i - 1] + prices[i])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        buy[i] = max(buy[i - 1], cooldown[i - 1] - prices[i])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    return max(sell[-1], cooldown[-1])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F54E8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54E87" w:rsidRPr="00F54E87" w:rsidRDefault="00F54E87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inputnum=[1,2,3,0,2]</w:t>
      </w:r>
    </w:p>
    <w:p w:rsidR="00F54E87" w:rsidRPr="00F54E87" w:rsidRDefault="00F54E87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print("</w:t>
      </w:r>
      <w:r w:rsidRPr="00F54E87">
        <w:rPr>
          <w:rFonts w:ascii="Courier New" w:hAnsi="Courier New" w:cs="Courier New"/>
          <w:sz w:val="18"/>
          <w:szCs w:val="18"/>
        </w:rPr>
        <w:t>输入为：</w:t>
      </w:r>
      <w:r w:rsidRPr="00F54E87">
        <w:rPr>
          <w:rFonts w:ascii="Courier New" w:hAnsi="Courier New" w:cs="Courier New"/>
          <w:sz w:val="18"/>
          <w:szCs w:val="18"/>
        </w:rPr>
        <w:t>",inputnum)</w:t>
      </w:r>
    </w:p>
    <w:p w:rsidR="002C1D9D" w:rsidRDefault="00F54E87" w:rsidP="008F25D0">
      <w:pPr>
        <w:pStyle w:val="HTML"/>
        <w:shd w:val="clear" w:color="auto" w:fill="FFFFFF"/>
        <w:rPr>
          <w:rFonts w:ascii="黑体" w:eastAsia="黑体" w:hAnsi="等线 Light" w:hint="default"/>
          <w:bCs/>
        </w:rPr>
      </w:pPr>
      <w:r w:rsidRPr="00F54E87">
        <w:rPr>
          <w:rFonts w:ascii="Courier New" w:hAnsi="Courier New" w:cs="Courier New"/>
          <w:sz w:val="18"/>
          <w:szCs w:val="18"/>
        </w:rPr>
        <w:t xml:space="preserve">    print("</w:t>
      </w:r>
      <w:r w:rsidRPr="00F54E87">
        <w:rPr>
          <w:rFonts w:ascii="Courier New" w:hAnsi="Courier New" w:cs="Courier New"/>
          <w:sz w:val="18"/>
          <w:szCs w:val="18"/>
        </w:rPr>
        <w:t>输出为：</w:t>
      </w:r>
      <w:r w:rsidRPr="00F54E87">
        <w:rPr>
          <w:rFonts w:ascii="Courier New" w:hAnsi="Courier New" w:cs="Courier New"/>
          <w:sz w:val="18"/>
          <w:szCs w:val="18"/>
        </w:rPr>
        <w:t>",solution.maxProfit(inputnum))</w:t>
      </w:r>
      <w:r w:rsidR="004805A6" w:rsidRPr="00F54E87">
        <w:rPr>
          <w:rFonts w:ascii="Courier New" w:hAnsi="Courier New" w:cs="Courier New"/>
          <w:sz w:val="18"/>
          <w:szCs w:val="18"/>
        </w:rPr>
        <w:br/>
      </w:r>
      <w:r w:rsidR="004805A6">
        <w:rPr>
          <w:rFonts w:ascii="黑体" w:eastAsia="黑体" w:hAnsi="等线 Light"/>
          <w:bCs/>
        </w:rPr>
        <w:t>4.运行结果</w:t>
      </w:r>
    </w:p>
    <w:p w:rsidR="00F54E87" w:rsidRDefault="00F54E87" w:rsidP="008F25D0">
      <w:pPr>
        <w:pStyle w:val="ae"/>
      </w:pPr>
      <w:r>
        <w:rPr>
          <w:rFonts w:hint="eastAsia"/>
        </w:rPr>
        <w:t>输入为：</w:t>
      </w:r>
      <w:r>
        <w:rPr>
          <w:rFonts w:hint="eastAsia"/>
        </w:rPr>
        <w:t>[1, 2, 3, 0, 2]</w:t>
      </w:r>
    </w:p>
    <w:p w:rsidR="002C1D9D" w:rsidRDefault="00F54E87" w:rsidP="008F25D0">
      <w:pPr>
        <w:pStyle w:val="ae"/>
      </w:pPr>
      <w:r>
        <w:rPr>
          <w:rFonts w:hint="eastAsia"/>
        </w:rPr>
        <w:t>输出为：</w:t>
      </w:r>
      <w:r>
        <w:rPr>
          <w:rFonts w:hint="eastAsia"/>
        </w:rPr>
        <w:t>3</w:t>
      </w:r>
    </w:p>
    <w:p w:rsidR="002C1D9D" w:rsidRPr="00C71419" w:rsidRDefault="00B4479A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796" w:name="_Toc10452943"/>
      <w:bookmarkStart w:id="797" w:name="_Toc17299617"/>
      <w:bookmarkStart w:id="798" w:name="_Toc17300691"/>
      <w:bookmarkStart w:id="799" w:name="_Toc17300999"/>
      <w:r>
        <w:rPr>
          <w:rFonts w:ascii="黑体" w:eastAsia="黑体" w:hAnsi="宋体" w:cs="Times New Roman"/>
          <w:bCs/>
          <w:sz w:val="28"/>
          <w:szCs w:val="28"/>
        </w:rPr>
        <w:t>【</w:t>
      </w:r>
      <w:r w:rsidR="002E1CB8">
        <w:rPr>
          <w:rFonts w:ascii="黑体" w:eastAsia="黑体" w:hAnsi="宋体" w:cs="Times New Roman" w:hint="eastAsia"/>
          <w:bCs/>
          <w:sz w:val="28"/>
          <w:szCs w:val="28"/>
        </w:rPr>
        <w:t>例</w:t>
      </w:r>
      <w:r>
        <w:rPr>
          <w:rFonts w:ascii="黑体" w:eastAsia="黑体" w:hAnsi="宋体" w:cs="Times New Roman" w:hint="eastAsia"/>
          <w:bCs/>
          <w:sz w:val="28"/>
          <w:szCs w:val="28"/>
        </w:rPr>
        <w:t>1</w:t>
      </w:r>
      <w:r>
        <w:rPr>
          <w:rFonts w:ascii="黑体" w:eastAsia="黑体" w:hAnsi="宋体" w:cs="Times New Roman"/>
          <w:bCs/>
          <w:sz w:val="28"/>
          <w:szCs w:val="28"/>
        </w:rPr>
        <w:t>94</w:t>
      </w:r>
      <w:r w:rsidR="004805A6">
        <w:rPr>
          <w:rFonts w:ascii="黑体" w:eastAsia="黑体" w:hAnsi="宋体" w:cs="Times New Roman"/>
          <w:bCs/>
          <w:sz w:val="28"/>
          <w:szCs w:val="28"/>
        </w:rPr>
        <w:t>】</w:t>
      </w:r>
      <w:r w:rsidR="004805A6">
        <w:rPr>
          <w:rFonts w:ascii="黑体" w:eastAsia="黑体" w:hAnsi="宋体" w:cs="Times New Roman" w:hint="eastAsia"/>
          <w:bCs/>
          <w:sz w:val="28"/>
          <w:szCs w:val="28"/>
        </w:rPr>
        <w:t>小行星的碰撞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796"/>
      <w:bookmarkEnd w:id="797"/>
      <w:bookmarkEnd w:id="798"/>
      <w:bookmarkEnd w:id="79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</w:t>
      </w:r>
      <w:r w:rsidR="00C55654">
        <w:rPr>
          <w:rFonts w:ascii="Courier New" w:hAnsi="Courier New" w:cs="Courier New"/>
          <w:sz w:val="18"/>
          <w:szCs w:val="18"/>
        </w:rPr>
        <w:t>#</w:t>
      </w:r>
      <w:r w:rsidR="00C55654">
        <w:rPr>
          <w:rFonts w:ascii="Courier New" w:hAnsi="Courier New" w:cs="Courier New"/>
          <w:sz w:val="18"/>
          <w:szCs w:val="18"/>
        </w:rPr>
        <w:t>参数</w:t>
      </w:r>
      <w:r w:rsidRPr="00C55654">
        <w:rPr>
          <w:rFonts w:ascii="Courier New" w:hAnsi="Courier New" w:cs="Courier New"/>
          <w:sz w:val="18"/>
          <w:szCs w:val="18"/>
        </w:rPr>
        <w:t>asteroids</w:t>
      </w:r>
      <w:r w:rsidR="00C55654">
        <w:rPr>
          <w:rFonts w:ascii="Courier New" w:hAnsi="Courier New" w:cs="Courier New"/>
          <w:sz w:val="18"/>
          <w:szCs w:val="18"/>
        </w:rPr>
        <w:t>为整数数组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</w:t>
      </w:r>
      <w:r w:rsidR="00C55654">
        <w:rPr>
          <w:rFonts w:ascii="Courier New" w:hAnsi="Courier New" w:cs="Courier New"/>
          <w:sz w:val="18"/>
          <w:szCs w:val="18"/>
        </w:rPr>
        <w:t>#</w:t>
      </w:r>
      <w:r w:rsidR="00C55654">
        <w:rPr>
          <w:rFonts w:ascii="Courier New" w:hAnsi="Courier New" w:cs="Courier New"/>
          <w:sz w:val="18"/>
          <w:szCs w:val="18"/>
        </w:rPr>
        <w:t>返回整数数组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def asteroidCollision(self, asteroids):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ans, i, n= [], 0, len(asteroids)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while i &lt; n: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    if asteroids[i] &gt; 0: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        ans.append(asteroids[i])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    elif len(ans) == 0 or ans[-1] &lt; 0: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        ans.append(asteroids[i])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    elif ans[-1] &lt;= -asteroids[i]: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        if ans[-1] &lt; -asteroids[i]: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lastRenderedPageBreak/>
        <w:t xml:space="preserve">                    i -= 1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        ans.pop()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    i += 1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    return ans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C556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C55654" w:rsidRPr="00C55654" w:rsidRDefault="00C5565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inputnum=[5,10,-5]</w:t>
      </w:r>
    </w:p>
    <w:p w:rsidR="00C55654" w:rsidRPr="00C55654" w:rsidRDefault="00C5565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print("</w:t>
      </w:r>
      <w:r w:rsidRPr="00C55654">
        <w:rPr>
          <w:rFonts w:ascii="Courier New" w:hAnsi="Courier New" w:cs="Courier New"/>
          <w:sz w:val="18"/>
          <w:szCs w:val="18"/>
        </w:rPr>
        <w:t>输入为：</w:t>
      </w:r>
      <w:r w:rsidRPr="00C55654">
        <w:rPr>
          <w:rFonts w:ascii="Courier New" w:hAnsi="Courier New" w:cs="Courier New"/>
          <w:sz w:val="18"/>
          <w:szCs w:val="18"/>
        </w:rPr>
        <w:t>",inputnum)</w:t>
      </w:r>
    </w:p>
    <w:p w:rsidR="00C55654" w:rsidRPr="00C55654" w:rsidRDefault="00C55654" w:rsidP="008F25D0">
      <w:pPr>
        <w:pStyle w:val="HTML"/>
        <w:shd w:val="clear" w:color="auto" w:fill="FFFFFF"/>
        <w:rPr>
          <w:rFonts w:ascii="Times New Roman" w:hAnsi="Times New Roman" w:hint="default"/>
          <w:sz w:val="21"/>
          <w:szCs w:val="21"/>
        </w:rPr>
      </w:pPr>
      <w:r w:rsidRPr="00C55654">
        <w:rPr>
          <w:rFonts w:ascii="Courier New" w:hAnsi="Courier New" w:cs="Courier New"/>
          <w:sz w:val="18"/>
          <w:szCs w:val="18"/>
        </w:rPr>
        <w:t xml:space="preserve">    print("</w:t>
      </w:r>
      <w:r w:rsidRPr="00C55654">
        <w:rPr>
          <w:rFonts w:ascii="Courier New" w:hAnsi="Courier New" w:cs="Courier New"/>
          <w:sz w:val="18"/>
          <w:szCs w:val="18"/>
        </w:rPr>
        <w:t>输</w:t>
      </w:r>
      <w:ins w:id="800" w:author="Windows 用户" w:date="2019-06-14T21:55:00Z">
        <w:r w:rsidR="00FD46CB">
          <w:rPr>
            <w:rFonts w:ascii="Courier New" w:hAnsi="Courier New" w:cs="Courier New"/>
            <w:sz w:val="18"/>
            <w:szCs w:val="18"/>
          </w:rPr>
          <w:t>出</w:t>
        </w:r>
      </w:ins>
      <w:del w:id="801" w:author="Windows 用户" w:date="2019-06-14T21:55:00Z">
        <w:r w:rsidRPr="00C55654" w:rsidDel="00FD46CB">
          <w:rPr>
            <w:rFonts w:ascii="Courier New" w:hAnsi="Courier New" w:cs="Courier New"/>
            <w:sz w:val="18"/>
            <w:szCs w:val="18"/>
          </w:rPr>
          <w:delText>入</w:delText>
        </w:r>
      </w:del>
      <w:r w:rsidRPr="00C55654">
        <w:rPr>
          <w:rFonts w:ascii="Courier New" w:hAnsi="Courier New" w:cs="Courier New"/>
          <w:sz w:val="18"/>
          <w:szCs w:val="18"/>
        </w:rPr>
        <w:t>为：</w:t>
      </w:r>
      <w:r w:rsidRPr="00C55654">
        <w:rPr>
          <w:rFonts w:ascii="Courier New" w:hAnsi="Courier New" w:cs="Courier New"/>
          <w:sz w:val="18"/>
          <w:szCs w:val="18"/>
        </w:rPr>
        <w:t>",solution.asteroidCollision(inputnum))</w:t>
      </w:r>
      <w:r w:rsidR="004805A6" w:rsidRPr="00C55654">
        <w:rPr>
          <w:rFonts w:ascii="Courier New" w:hAnsi="Courier New" w:cs="Courier New"/>
          <w:sz w:val="18"/>
          <w:szCs w:val="18"/>
        </w:rPr>
        <w:br/>
      </w:r>
      <w:r w:rsidR="004805A6">
        <w:rPr>
          <w:rFonts w:ascii="黑体" w:eastAsia="黑体" w:hAnsi="等线 Light"/>
          <w:bCs/>
        </w:rPr>
        <w:t>4.运行结果</w:t>
      </w:r>
      <w:r w:rsidR="004805A6">
        <w:rPr>
          <w:rFonts w:ascii="黑体" w:eastAsia="黑体" w:hAnsi="等线 Light"/>
          <w:bCs/>
        </w:rPr>
        <w:br/>
      </w:r>
      <w:r w:rsidRPr="00C55654">
        <w:rPr>
          <w:rFonts w:ascii="Times New Roman" w:hAnsi="Times New Roman" w:hint="default"/>
          <w:sz w:val="21"/>
          <w:szCs w:val="21"/>
        </w:rPr>
        <w:t>输入为：</w:t>
      </w:r>
      <w:r w:rsidRPr="00C55654">
        <w:rPr>
          <w:rFonts w:ascii="Times New Roman" w:hAnsi="Times New Roman" w:hint="default"/>
          <w:sz w:val="21"/>
          <w:szCs w:val="21"/>
        </w:rPr>
        <w:t>[5, 10, -5]</w:t>
      </w:r>
    </w:p>
    <w:p w:rsidR="002C1D9D" w:rsidRPr="00C55654" w:rsidRDefault="00C55654" w:rsidP="008F25D0">
      <w:pPr>
        <w:pStyle w:val="HTML"/>
        <w:shd w:val="clear" w:color="auto" w:fill="FFFFFF"/>
        <w:rPr>
          <w:rFonts w:ascii="Times New Roman" w:hAnsi="Times New Roman" w:hint="default"/>
          <w:sz w:val="21"/>
          <w:szCs w:val="21"/>
        </w:rPr>
      </w:pPr>
      <w:r w:rsidRPr="00C55654">
        <w:rPr>
          <w:rFonts w:ascii="Times New Roman" w:hAnsi="Times New Roman" w:hint="default"/>
          <w:sz w:val="21"/>
          <w:szCs w:val="21"/>
        </w:rPr>
        <w:t>输</w:t>
      </w:r>
      <w:ins w:id="802" w:author="Windows 用户" w:date="2019-06-14T21:55:00Z">
        <w:r w:rsidR="00FD46CB">
          <w:rPr>
            <w:rFonts w:ascii="Times New Roman" w:hAnsi="Times New Roman"/>
            <w:sz w:val="21"/>
            <w:szCs w:val="21"/>
          </w:rPr>
          <w:t>出</w:t>
        </w:r>
      </w:ins>
      <w:del w:id="803" w:author="Windows 用户" w:date="2019-06-14T21:55:00Z">
        <w:r w:rsidRPr="00C55654" w:rsidDel="00FD46CB">
          <w:rPr>
            <w:rFonts w:ascii="Times New Roman" w:hAnsi="Times New Roman" w:hint="default"/>
            <w:sz w:val="21"/>
            <w:szCs w:val="21"/>
          </w:rPr>
          <w:delText>入</w:delText>
        </w:r>
      </w:del>
      <w:r w:rsidRPr="00C55654">
        <w:rPr>
          <w:rFonts w:ascii="Times New Roman" w:hAnsi="Times New Roman" w:hint="default"/>
          <w:sz w:val="21"/>
          <w:szCs w:val="21"/>
        </w:rPr>
        <w:t>为：</w:t>
      </w:r>
      <w:r w:rsidRPr="00C55654">
        <w:rPr>
          <w:rFonts w:ascii="Times New Roman" w:hAnsi="Times New Roman" w:hint="default"/>
          <w:sz w:val="21"/>
          <w:szCs w:val="21"/>
        </w:rPr>
        <w:t>[5, 10]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04" w:name="_Toc10452944"/>
      <w:bookmarkStart w:id="805" w:name="_Toc17299618"/>
      <w:bookmarkStart w:id="806" w:name="_Toc17300692"/>
      <w:bookmarkStart w:id="807" w:name="_Toc1730100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195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扩展弹性词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04"/>
      <w:bookmarkEnd w:id="805"/>
      <w:bookmarkEnd w:id="806"/>
      <w:bookmarkEnd w:id="807"/>
      <w:r w:rsidR="00C71419" w:rsidRP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</w:t>
      </w:r>
      <w:r w:rsidR="0010223F">
        <w:rPr>
          <w:rFonts w:ascii="Courier New" w:hAnsi="Courier New" w:cs="Courier New"/>
          <w:sz w:val="18"/>
          <w:szCs w:val="18"/>
        </w:rPr>
        <w:t>#</w:t>
      </w:r>
      <w:r w:rsidR="0010223F">
        <w:rPr>
          <w:rFonts w:ascii="Courier New" w:hAnsi="Courier New" w:cs="Courier New"/>
          <w:sz w:val="18"/>
          <w:szCs w:val="18"/>
        </w:rPr>
        <w:t>参数</w:t>
      </w:r>
      <w:r w:rsidR="0010223F">
        <w:rPr>
          <w:rFonts w:ascii="Courier New" w:hAnsi="Courier New" w:cs="Courier New"/>
          <w:sz w:val="18"/>
          <w:szCs w:val="18"/>
        </w:rPr>
        <w:t>S</w:t>
      </w:r>
      <w:r w:rsidR="0010223F">
        <w:rPr>
          <w:rFonts w:ascii="Courier New" w:hAnsi="Courier New" w:cs="Courier New"/>
          <w:sz w:val="18"/>
          <w:szCs w:val="18"/>
        </w:rPr>
        <w:t>为字符串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</w:t>
      </w:r>
      <w:r w:rsidR="0010223F">
        <w:rPr>
          <w:rFonts w:ascii="Courier New" w:hAnsi="Courier New" w:cs="Courier New"/>
          <w:sz w:val="18"/>
          <w:szCs w:val="18"/>
        </w:rPr>
        <w:t>#</w:t>
      </w:r>
      <w:r w:rsidR="0010223F">
        <w:rPr>
          <w:rFonts w:ascii="Courier New" w:hAnsi="Courier New" w:cs="Courier New"/>
          <w:sz w:val="18"/>
          <w:szCs w:val="18"/>
        </w:rPr>
        <w:t>参数</w:t>
      </w:r>
      <w:r w:rsidRPr="0010223F">
        <w:rPr>
          <w:rFonts w:ascii="Courier New" w:hAnsi="Courier New" w:cs="Courier New"/>
          <w:sz w:val="18"/>
          <w:szCs w:val="18"/>
        </w:rPr>
        <w:t>words</w:t>
      </w:r>
      <w:r w:rsidR="0010223F">
        <w:rPr>
          <w:rFonts w:ascii="Courier New" w:hAnsi="Courier New" w:cs="Courier New"/>
          <w:sz w:val="18"/>
          <w:szCs w:val="18"/>
        </w:rPr>
        <w:t>为字符串列表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</w:t>
      </w:r>
      <w:r w:rsidR="0010223F">
        <w:rPr>
          <w:rFonts w:ascii="Courier New" w:hAnsi="Courier New" w:cs="Courier New"/>
          <w:sz w:val="18"/>
          <w:szCs w:val="18"/>
        </w:rPr>
        <w:t>#</w:t>
      </w:r>
      <w:r w:rsidR="0010223F">
        <w:rPr>
          <w:rFonts w:ascii="Courier New" w:hAnsi="Courier New" w:cs="Courier New"/>
          <w:sz w:val="18"/>
          <w:szCs w:val="18"/>
        </w:rPr>
        <w:t>返回整数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def expressiveWords(self, S, words):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SList = self.countGroup(S)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n = len(SList)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ans = 0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for word in words: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wordList = self.countGroup(word)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if n != len(wordList):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    continue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ok = 1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for i in range(n):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    if not self.canExtend(wordList[i], SList[i]):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        ok = 0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        break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ans += ok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return ans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def countGroup(self, s):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n = len(s)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cnt = 1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ret = []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for i in range(1, n):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if s[i] == s[i - 1]: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    cnt += 1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else: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lastRenderedPageBreak/>
        <w:t xml:space="preserve">                ret.append((s[i - 1], cnt))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    cnt = 1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ret.append((s[-1], cnt))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return ret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def canExtend(self, From, To):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return From[0] == To[0] and \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           (From[1] == To[1] or (From[1] &lt; To[1] and To[1] &gt;= 3))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10223F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10223F" w:rsidRPr="0010223F" w:rsidRDefault="0010223F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inputnum1="heeellooo"</w:t>
      </w:r>
    </w:p>
    <w:p w:rsidR="0010223F" w:rsidRPr="0010223F" w:rsidRDefault="0010223F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inputnum2=["hello", "hi", "helo"]</w:t>
      </w:r>
    </w:p>
    <w:p w:rsidR="0010223F" w:rsidRPr="0010223F" w:rsidRDefault="0010223F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print("</w:t>
      </w:r>
      <w:r w:rsidRPr="0010223F">
        <w:rPr>
          <w:rFonts w:ascii="Courier New" w:hAnsi="Courier New" w:cs="Courier New"/>
          <w:sz w:val="18"/>
          <w:szCs w:val="18"/>
        </w:rPr>
        <w:t>输入字符串</w:t>
      </w:r>
      <w:r w:rsidRPr="0010223F">
        <w:rPr>
          <w:rFonts w:ascii="Courier New" w:hAnsi="Courier New" w:cs="Courier New"/>
          <w:sz w:val="18"/>
          <w:szCs w:val="18"/>
        </w:rPr>
        <w:t>1</w:t>
      </w:r>
      <w:r w:rsidRPr="0010223F">
        <w:rPr>
          <w:rFonts w:ascii="Courier New" w:hAnsi="Courier New" w:cs="Courier New"/>
          <w:sz w:val="18"/>
          <w:szCs w:val="18"/>
        </w:rPr>
        <w:t>为：</w:t>
      </w:r>
      <w:r w:rsidRPr="0010223F">
        <w:rPr>
          <w:rFonts w:ascii="Courier New" w:hAnsi="Courier New" w:cs="Courier New"/>
          <w:sz w:val="18"/>
          <w:szCs w:val="18"/>
        </w:rPr>
        <w:t>",inputnum1)</w:t>
      </w:r>
    </w:p>
    <w:p w:rsidR="0010223F" w:rsidRPr="0010223F" w:rsidRDefault="0010223F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print("</w:t>
      </w:r>
      <w:r w:rsidRPr="0010223F">
        <w:rPr>
          <w:rFonts w:ascii="Courier New" w:hAnsi="Courier New" w:cs="Courier New"/>
          <w:sz w:val="18"/>
          <w:szCs w:val="18"/>
        </w:rPr>
        <w:t>输入字符串</w:t>
      </w:r>
      <w:r w:rsidRPr="0010223F">
        <w:rPr>
          <w:rFonts w:ascii="Courier New" w:hAnsi="Courier New" w:cs="Courier New"/>
          <w:sz w:val="18"/>
          <w:szCs w:val="18"/>
        </w:rPr>
        <w:t>2</w:t>
      </w:r>
      <w:r w:rsidRPr="0010223F">
        <w:rPr>
          <w:rFonts w:ascii="Courier New" w:hAnsi="Courier New" w:cs="Courier New"/>
          <w:sz w:val="18"/>
          <w:szCs w:val="18"/>
        </w:rPr>
        <w:t>为：</w:t>
      </w:r>
      <w:r w:rsidRPr="0010223F">
        <w:rPr>
          <w:rFonts w:ascii="Courier New" w:hAnsi="Courier New" w:cs="Courier New"/>
          <w:sz w:val="18"/>
          <w:szCs w:val="18"/>
        </w:rPr>
        <w:t>",inputnum2)</w:t>
      </w:r>
    </w:p>
    <w:p w:rsidR="002C1D9D" w:rsidRPr="0010223F" w:rsidRDefault="0010223F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0223F">
        <w:rPr>
          <w:rFonts w:ascii="Courier New" w:hAnsi="Courier New" w:cs="Courier New"/>
          <w:sz w:val="18"/>
          <w:szCs w:val="18"/>
        </w:rPr>
        <w:t xml:space="preserve">    print("</w:t>
      </w:r>
      <w:r w:rsidRPr="0010223F">
        <w:rPr>
          <w:rFonts w:ascii="Courier New" w:hAnsi="Courier New" w:cs="Courier New"/>
          <w:sz w:val="18"/>
          <w:szCs w:val="18"/>
        </w:rPr>
        <w:t>输出为：</w:t>
      </w:r>
      <w:r w:rsidRPr="0010223F">
        <w:rPr>
          <w:rFonts w:ascii="Courier New" w:hAnsi="Courier New" w:cs="Courier New"/>
          <w:sz w:val="18"/>
          <w:szCs w:val="18"/>
        </w:rPr>
        <w:t>",solution.expressiveWords(inputnum1,inputnum2))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08" w:name="_Toc10452945"/>
      <w:bookmarkStart w:id="809" w:name="_Toc17299619"/>
      <w:bookmarkStart w:id="810" w:name="_Toc17300693"/>
      <w:bookmarkStart w:id="811" w:name="_Toc1730100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196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找到最终的安全状态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08"/>
      <w:bookmarkEnd w:id="809"/>
      <w:bookmarkEnd w:id="810"/>
      <w:bookmarkEnd w:id="81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</w:t>
      </w:r>
      <w:r w:rsidR="00F403AB">
        <w:rPr>
          <w:rFonts w:ascii="Courier New" w:hAnsi="Courier New" w:cs="Courier New" w:hint="default"/>
          <w:sz w:val="18"/>
          <w:szCs w:val="18"/>
        </w:rPr>
        <w:t>#</w:t>
      </w:r>
      <w:r w:rsidR="00F403AB">
        <w:rPr>
          <w:rFonts w:ascii="Courier New" w:hAnsi="Courier New" w:cs="Courier New"/>
          <w:sz w:val="18"/>
          <w:szCs w:val="18"/>
        </w:rPr>
        <w:t>参数</w:t>
      </w:r>
      <w:r w:rsidRPr="00E06316">
        <w:rPr>
          <w:rFonts w:ascii="Courier New" w:hAnsi="Courier New" w:cs="Courier New"/>
          <w:sz w:val="18"/>
          <w:szCs w:val="18"/>
        </w:rPr>
        <w:t>graph</w:t>
      </w:r>
      <w:r w:rsidR="00F403AB">
        <w:rPr>
          <w:rFonts w:ascii="Courier New" w:hAnsi="Courier New" w:cs="Courier New"/>
          <w:sz w:val="18"/>
          <w:szCs w:val="18"/>
        </w:rPr>
        <w:t>为整数数组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</w:t>
      </w:r>
      <w:r w:rsidR="00F403AB">
        <w:rPr>
          <w:rFonts w:ascii="Courier New" w:hAnsi="Courier New" w:cs="Courier New"/>
          <w:sz w:val="18"/>
          <w:szCs w:val="18"/>
        </w:rPr>
        <w:t>#</w:t>
      </w:r>
      <w:r w:rsidR="00F403AB">
        <w:rPr>
          <w:rFonts w:ascii="Courier New" w:hAnsi="Courier New" w:cs="Courier New"/>
          <w:sz w:val="18"/>
          <w:szCs w:val="18"/>
        </w:rPr>
        <w:t>返回整数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def eventualSafeNodes(self, graph):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def dfs(graph, i, visited):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for j in graph[i]: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    if j in visited: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        return False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    if j in ans: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        continue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    visited.add(j)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    if not dfs(graph, j, visited):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        return False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    visited.remove(j)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ans.add(i)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return True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ans = set()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for i in range(len(graph)):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visited = set([i])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    dfs(graph, i, visited)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    return sorted(list(ans))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E0631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06316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403AB" w:rsidRPr="00F403AB" w:rsidRDefault="00F403AB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inputnum=[[1,2],[2,3],[5],[0],[5],[],[]]</w:t>
      </w:r>
    </w:p>
    <w:p w:rsidR="00F403AB" w:rsidRPr="00F403AB" w:rsidRDefault="00F403AB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print("</w:t>
      </w:r>
      <w:r w:rsidRPr="00F403AB">
        <w:rPr>
          <w:rFonts w:ascii="Courier New" w:hAnsi="Courier New" w:cs="Courier New"/>
          <w:sz w:val="18"/>
          <w:szCs w:val="18"/>
        </w:rPr>
        <w:t>输入为：</w:t>
      </w:r>
      <w:r w:rsidRPr="00F403AB">
        <w:rPr>
          <w:rFonts w:ascii="Courier New" w:hAnsi="Courier New" w:cs="Courier New"/>
          <w:sz w:val="18"/>
          <w:szCs w:val="18"/>
        </w:rPr>
        <w:t>",inputnum)</w:t>
      </w:r>
    </w:p>
    <w:p w:rsidR="002C1D9D" w:rsidRPr="00E06316" w:rsidRDefault="00F403AB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lastRenderedPageBreak/>
        <w:t xml:space="preserve">    print("</w:t>
      </w:r>
      <w:r w:rsidRPr="00F403AB">
        <w:rPr>
          <w:rFonts w:ascii="Courier New" w:hAnsi="Courier New" w:cs="Courier New"/>
          <w:sz w:val="18"/>
          <w:szCs w:val="18"/>
        </w:rPr>
        <w:t>输出为：</w:t>
      </w:r>
      <w:r w:rsidRPr="00F403AB">
        <w:rPr>
          <w:rFonts w:ascii="Courier New" w:hAnsi="Courier New" w:cs="Courier New"/>
          <w:sz w:val="18"/>
          <w:szCs w:val="18"/>
        </w:rPr>
        <w:t>",solution.eventualSafeNodes(inputnum))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12" w:name="_Toc10452946"/>
      <w:bookmarkStart w:id="813" w:name="_Toc17299620"/>
      <w:bookmarkStart w:id="814" w:name="_Toc17300694"/>
      <w:bookmarkStart w:id="815" w:name="_Toc1730100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197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使序列递增的最小交换次数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12"/>
      <w:bookmarkEnd w:id="813"/>
      <w:bookmarkEnd w:id="814"/>
      <w:bookmarkEnd w:id="815"/>
      <w:r w:rsidR="00C71419" w:rsidRP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def minSwap(self, A, B):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if len(A) == 0 or len(A) != len(B):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    return 0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non_swapped, swapped = [0] * len(A), [1] + [0] * (len(A) - 1)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for i in range(1, len(A)):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    swps, no_swps = set(), set()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    if A[i - 1] &lt; A[i] and B[i - 1] &lt; B[i]: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        swps.add(swapped[i - 1] + 1)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        no_swps.add(non_swapped[i - 1])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    if B[i - 1] &lt; A[i] and A[i - 1] &lt; B[i]: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        swps.add(non_swapped[i - 1] + 1)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        no_swps.add(swapped[i - 1])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    swapped[i], non_swapped[i] = min(swps), min(no_swps)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    return min(swapped[-1], non_swapped[-1])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F403A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F403AB" w:rsidRPr="00F403AB" w:rsidRDefault="00F403AB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inputnum1=[1,3,5,4]</w:t>
      </w:r>
    </w:p>
    <w:p w:rsidR="00F403AB" w:rsidRPr="00F403AB" w:rsidRDefault="00F403AB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inputnum2=[1,2,3,7]</w:t>
      </w:r>
    </w:p>
    <w:p w:rsidR="00F403AB" w:rsidRPr="00F403AB" w:rsidRDefault="00F403AB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print("</w:t>
      </w:r>
      <w:r w:rsidRPr="00F403AB">
        <w:rPr>
          <w:rFonts w:ascii="Courier New" w:hAnsi="Courier New" w:cs="Courier New"/>
          <w:sz w:val="18"/>
          <w:szCs w:val="18"/>
        </w:rPr>
        <w:t>输入</w:t>
      </w:r>
      <w:r w:rsidRPr="00F403AB">
        <w:rPr>
          <w:rFonts w:ascii="Courier New" w:hAnsi="Courier New" w:cs="Courier New"/>
          <w:sz w:val="18"/>
          <w:szCs w:val="18"/>
        </w:rPr>
        <w:t>1</w:t>
      </w:r>
      <w:r w:rsidRPr="00F403AB">
        <w:rPr>
          <w:rFonts w:ascii="Courier New" w:hAnsi="Courier New" w:cs="Courier New"/>
          <w:sz w:val="18"/>
          <w:szCs w:val="18"/>
        </w:rPr>
        <w:t>为：</w:t>
      </w:r>
      <w:r w:rsidRPr="00F403AB">
        <w:rPr>
          <w:rFonts w:ascii="Courier New" w:hAnsi="Courier New" w:cs="Courier New"/>
          <w:sz w:val="18"/>
          <w:szCs w:val="18"/>
        </w:rPr>
        <w:t>",inputnum1)</w:t>
      </w:r>
    </w:p>
    <w:p w:rsidR="00F403AB" w:rsidRPr="00F403AB" w:rsidRDefault="00F403AB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print("</w:t>
      </w:r>
      <w:r w:rsidRPr="00F403AB">
        <w:rPr>
          <w:rFonts w:ascii="Courier New" w:hAnsi="Courier New" w:cs="Courier New"/>
          <w:sz w:val="18"/>
          <w:szCs w:val="18"/>
        </w:rPr>
        <w:t>输入</w:t>
      </w:r>
      <w:r w:rsidRPr="00F403AB">
        <w:rPr>
          <w:rFonts w:ascii="Courier New" w:hAnsi="Courier New" w:cs="Courier New"/>
          <w:sz w:val="18"/>
          <w:szCs w:val="18"/>
        </w:rPr>
        <w:t>2</w:t>
      </w:r>
      <w:r w:rsidRPr="00F403AB">
        <w:rPr>
          <w:rFonts w:ascii="Courier New" w:hAnsi="Courier New" w:cs="Courier New"/>
          <w:sz w:val="18"/>
          <w:szCs w:val="18"/>
        </w:rPr>
        <w:t>为：</w:t>
      </w:r>
      <w:r w:rsidRPr="00F403AB">
        <w:rPr>
          <w:rFonts w:ascii="Courier New" w:hAnsi="Courier New" w:cs="Courier New"/>
          <w:sz w:val="18"/>
          <w:szCs w:val="18"/>
        </w:rPr>
        <w:t>",inputnum2)</w:t>
      </w:r>
    </w:p>
    <w:p w:rsidR="002C1D9D" w:rsidRPr="00F403AB" w:rsidRDefault="00F403AB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F403AB">
        <w:rPr>
          <w:rFonts w:ascii="Courier New" w:hAnsi="Courier New" w:cs="Courier New"/>
          <w:sz w:val="18"/>
          <w:szCs w:val="18"/>
        </w:rPr>
        <w:t xml:space="preserve">    print("</w:t>
      </w:r>
      <w:r w:rsidRPr="00F403AB">
        <w:rPr>
          <w:rFonts w:ascii="Courier New" w:hAnsi="Courier New" w:cs="Courier New"/>
          <w:sz w:val="18"/>
          <w:szCs w:val="18"/>
        </w:rPr>
        <w:t>输出为：</w:t>
      </w:r>
      <w:r w:rsidRPr="00F403AB">
        <w:rPr>
          <w:rFonts w:ascii="Courier New" w:hAnsi="Courier New" w:cs="Courier New"/>
          <w:sz w:val="18"/>
          <w:szCs w:val="18"/>
        </w:rPr>
        <w:t>",solution.minSwap(inputnum1,inputnum2))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16" w:name="_Toc10452947"/>
      <w:bookmarkStart w:id="817" w:name="_Toc17299621"/>
      <w:bookmarkStart w:id="818" w:name="_Toc17300695"/>
      <w:bookmarkStart w:id="819" w:name="_Toc1730100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198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所有可能的路径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16"/>
      <w:bookmarkEnd w:id="817"/>
      <w:bookmarkEnd w:id="818"/>
      <w:bookmarkEnd w:id="819"/>
      <w:r w:rsidR="00C71419" w:rsidRP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</w:t>
      </w:r>
      <w:r w:rsidR="00AA20D4">
        <w:rPr>
          <w:rFonts w:ascii="Courier New" w:hAnsi="Courier New" w:cs="Courier New" w:hint="default"/>
          <w:sz w:val="18"/>
          <w:szCs w:val="18"/>
        </w:rPr>
        <w:t>#</w:t>
      </w:r>
      <w:r w:rsidR="00AA20D4">
        <w:rPr>
          <w:rFonts w:ascii="Courier New" w:hAnsi="Courier New" w:cs="Courier New"/>
          <w:sz w:val="18"/>
          <w:szCs w:val="18"/>
        </w:rPr>
        <w:t>参数</w:t>
      </w:r>
      <w:r w:rsidRPr="00AA20D4">
        <w:rPr>
          <w:rFonts w:ascii="Courier New" w:hAnsi="Courier New" w:cs="Courier New"/>
          <w:sz w:val="18"/>
          <w:szCs w:val="18"/>
        </w:rPr>
        <w:t>graph</w:t>
      </w:r>
      <w:r w:rsidR="00AA20D4">
        <w:rPr>
          <w:rFonts w:ascii="Courier New" w:hAnsi="Courier New" w:cs="Courier New"/>
          <w:sz w:val="18"/>
          <w:szCs w:val="18"/>
        </w:rPr>
        <w:t>为数组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</w:t>
      </w:r>
      <w:r w:rsidR="00AA20D4">
        <w:rPr>
          <w:rFonts w:ascii="Courier New" w:hAnsi="Courier New" w:cs="Courier New"/>
          <w:sz w:val="18"/>
          <w:szCs w:val="18"/>
        </w:rPr>
        <w:t>#</w:t>
      </w:r>
      <w:r w:rsidR="00AA20D4">
        <w:rPr>
          <w:rFonts w:ascii="Courier New" w:hAnsi="Courier New" w:cs="Courier New"/>
          <w:sz w:val="18"/>
          <w:szCs w:val="18"/>
        </w:rPr>
        <w:t>返回数组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def allPathsSourceTarget(self, graph):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    N = len(graph)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    res = []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    def dfs(N, graph, start, res, path):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        if start == N-1: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            res.append(path)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        else: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lastRenderedPageBreak/>
        <w:t xml:space="preserve">                for node in graph[start]: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                dfs(N, graph, node, res, path + [node])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    dfs(N, graph, 0, res, [0])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    return (res)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AA20D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AA20D4" w:rsidRPr="00AA20D4" w:rsidRDefault="00AA20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inputnum=[[1,2],[3],[3],[]]</w:t>
      </w:r>
    </w:p>
    <w:p w:rsidR="00AA20D4" w:rsidRPr="00AA20D4" w:rsidRDefault="00AA20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print("</w:t>
      </w:r>
      <w:r w:rsidRPr="00AA20D4">
        <w:rPr>
          <w:rFonts w:ascii="Courier New" w:hAnsi="Courier New" w:cs="Courier New"/>
          <w:sz w:val="18"/>
          <w:szCs w:val="18"/>
        </w:rPr>
        <w:t>输入为：</w:t>
      </w:r>
      <w:r w:rsidRPr="00AA20D4">
        <w:rPr>
          <w:rFonts w:ascii="Courier New" w:hAnsi="Courier New" w:cs="Courier New"/>
          <w:sz w:val="18"/>
          <w:szCs w:val="18"/>
        </w:rPr>
        <w:t>",inputnum)</w:t>
      </w:r>
    </w:p>
    <w:p w:rsidR="002C1D9D" w:rsidRPr="00AA20D4" w:rsidRDefault="00AA20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AA20D4">
        <w:rPr>
          <w:rFonts w:ascii="Courier New" w:hAnsi="Courier New" w:cs="Courier New"/>
          <w:sz w:val="18"/>
          <w:szCs w:val="18"/>
        </w:rPr>
        <w:t xml:space="preserve">    print("</w:t>
      </w:r>
      <w:r w:rsidRPr="00AA20D4">
        <w:rPr>
          <w:rFonts w:ascii="Courier New" w:hAnsi="Courier New" w:cs="Courier New"/>
          <w:sz w:val="18"/>
          <w:szCs w:val="18"/>
        </w:rPr>
        <w:t>输出为：</w:t>
      </w:r>
      <w:r w:rsidRPr="00AA20D4">
        <w:rPr>
          <w:rFonts w:ascii="Courier New" w:hAnsi="Courier New" w:cs="Courier New"/>
          <w:sz w:val="18"/>
          <w:szCs w:val="18"/>
        </w:rPr>
        <w:t>",solution.allPathsSourceTarget(inputnum))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20" w:name="_Toc10452948"/>
      <w:bookmarkStart w:id="821" w:name="_Toc17299622"/>
      <w:bookmarkStart w:id="822" w:name="_Toc17300696"/>
      <w:bookmarkStart w:id="823" w:name="_Toc17301004"/>
      <w:r>
        <w:rPr>
          <w:rFonts w:ascii="黑体" w:eastAsia="黑体" w:hAnsi="宋体" w:cs="Times New Roman"/>
          <w:bCs/>
          <w:sz w:val="28"/>
          <w:szCs w:val="28"/>
        </w:rPr>
        <w:t>【例1</w:t>
      </w:r>
      <w:r w:rsidR="00B4479A">
        <w:rPr>
          <w:rFonts w:ascii="黑体" w:eastAsia="黑体" w:hAnsi="宋体" w:cs="Times New Roman"/>
          <w:bCs/>
          <w:sz w:val="28"/>
          <w:szCs w:val="28"/>
        </w:rPr>
        <w:t>99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合法的井字棋状态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20"/>
      <w:bookmarkEnd w:id="821"/>
      <w:bookmarkEnd w:id="822"/>
      <w:bookmarkEnd w:id="82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def validTicTacToe(self, board):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</w:t>
      </w:r>
      <w:r w:rsidR="005D2854">
        <w:rPr>
          <w:rFonts w:ascii="Courier New" w:hAnsi="Courier New" w:cs="Courier New"/>
          <w:sz w:val="18"/>
          <w:szCs w:val="18"/>
        </w:rPr>
        <w:t>#</w:t>
      </w:r>
      <w:r w:rsidR="005D2854">
        <w:rPr>
          <w:rFonts w:ascii="Courier New" w:hAnsi="Courier New" w:cs="Courier New"/>
          <w:sz w:val="18"/>
          <w:szCs w:val="18"/>
        </w:rPr>
        <w:t>参数</w:t>
      </w:r>
      <w:r w:rsidRPr="005D2854">
        <w:rPr>
          <w:rFonts w:ascii="Courier New" w:hAnsi="Courier New" w:cs="Courier New"/>
          <w:sz w:val="18"/>
          <w:szCs w:val="18"/>
        </w:rPr>
        <w:t>board</w:t>
      </w:r>
      <w:r w:rsidR="005D2854">
        <w:rPr>
          <w:rFonts w:ascii="Courier New" w:hAnsi="Courier New" w:cs="Courier New"/>
          <w:sz w:val="18"/>
          <w:szCs w:val="18"/>
        </w:rPr>
        <w:t>为列表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</w:t>
      </w:r>
      <w:r w:rsidR="005D2854">
        <w:rPr>
          <w:rFonts w:ascii="Courier New" w:hAnsi="Courier New" w:cs="Courier New"/>
          <w:sz w:val="18"/>
          <w:szCs w:val="18"/>
        </w:rPr>
        <w:t>#</w:t>
      </w:r>
      <w:r w:rsidR="005D2854">
        <w:rPr>
          <w:rFonts w:ascii="Courier New" w:hAnsi="Courier New" w:cs="Courier New"/>
          <w:sz w:val="18"/>
          <w:szCs w:val="18"/>
        </w:rPr>
        <w:t>返回布尔类型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num_X, num_O = 0, 0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for i in range(0, 3):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for j in range(0, 3):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if board[i][j] == 'X':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    num_X += 1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if board[i][j] == 'O':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    num_O += 1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if not (num_X == num_O or num_X == num_O + 1):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return False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for i in range(3):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if board[i][0] == board[i][1] == board[i][2]: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if board[i][0] == 'X':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    return num_X == num_O + 1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if board[i][0] == 'O':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    return num_X == num_O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for j in range(3):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if board[0][j] == board[1][j] == board[2][j]: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if board[0][j] == 'X':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    return num_X == num_O + 1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if board[0][j] == 'O':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    return num_X == num_O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if board[0][0] == board[1][1] == board[2][2]: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if board[0][0] == 'X':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return num_X == num_O + 1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if board[0][0] == 'O':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return num_X == num_O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lastRenderedPageBreak/>
        <w:t xml:space="preserve">        if board[0][2] == board[1][1] == board[2][0]: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if board[2][0] == 'X':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return num_X == num_O + 1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if board[2][0] == 'O':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return num_X == num_O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return True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5D2854" w:rsidRPr="005D2854" w:rsidRDefault="005D285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inputnum=["O  ", "   ", "   "]</w:t>
      </w:r>
    </w:p>
    <w:p w:rsidR="005D2854" w:rsidRPr="005D2854" w:rsidRDefault="005D285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print("</w:t>
      </w:r>
      <w:r w:rsidRPr="005D2854">
        <w:rPr>
          <w:rFonts w:ascii="Courier New" w:hAnsi="Courier New" w:cs="Courier New"/>
          <w:sz w:val="18"/>
          <w:szCs w:val="18"/>
        </w:rPr>
        <w:t>输入为：</w:t>
      </w:r>
      <w:r w:rsidRPr="005D2854">
        <w:rPr>
          <w:rFonts w:ascii="Courier New" w:hAnsi="Courier New" w:cs="Courier New"/>
          <w:sz w:val="18"/>
          <w:szCs w:val="18"/>
        </w:rPr>
        <w:t>",inputnum)</w:t>
      </w:r>
    </w:p>
    <w:p w:rsidR="002C1D9D" w:rsidRPr="005D2854" w:rsidRDefault="005D285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print("</w:t>
      </w:r>
      <w:r w:rsidRPr="005D2854">
        <w:rPr>
          <w:rFonts w:ascii="Courier New" w:hAnsi="Courier New" w:cs="Courier New"/>
          <w:sz w:val="18"/>
          <w:szCs w:val="18"/>
        </w:rPr>
        <w:t>输出为：</w:t>
      </w:r>
      <w:r w:rsidRPr="005D2854">
        <w:rPr>
          <w:rFonts w:ascii="Courier New" w:hAnsi="Courier New" w:cs="Courier New"/>
          <w:sz w:val="18"/>
          <w:szCs w:val="18"/>
        </w:rPr>
        <w:t>",solution.validTicTacToe(inputnum))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24" w:name="_Toc10452949"/>
      <w:bookmarkStart w:id="825" w:name="_Toc17299623"/>
      <w:bookmarkStart w:id="826" w:name="_Toc17300697"/>
      <w:bookmarkStart w:id="827" w:name="_Toc1730100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200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满足要求的子串个数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24"/>
      <w:bookmarkEnd w:id="825"/>
      <w:bookmarkEnd w:id="826"/>
      <w:bookmarkEnd w:id="82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</w:t>
      </w:r>
      <w:r w:rsidR="005D2854">
        <w:rPr>
          <w:rFonts w:ascii="Courier New" w:hAnsi="Courier New" w:cs="Courier New"/>
          <w:sz w:val="18"/>
          <w:szCs w:val="18"/>
        </w:rPr>
        <w:t>#</w:t>
      </w:r>
      <w:r w:rsidR="005D2854">
        <w:rPr>
          <w:rFonts w:ascii="Courier New" w:hAnsi="Courier New" w:cs="Courier New"/>
          <w:sz w:val="18"/>
          <w:szCs w:val="18"/>
        </w:rPr>
        <w:t>参数</w:t>
      </w:r>
      <w:r w:rsidRPr="005D2854">
        <w:rPr>
          <w:rFonts w:ascii="Courier New" w:hAnsi="Courier New" w:cs="Courier New"/>
          <w:sz w:val="18"/>
          <w:szCs w:val="18"/>
        </w:rPr>
        <w:t>S</w:t>
      </w:r>
      <w:r w:rsidR="005D2854">
        <w:rPr>
          <w:rFonts w:ascii="Courier New" w:hAnsi="Courier New" w:cs="Courier New"/>
          <w:sz w:val="18"/>
          <w:szCs w:val="18"/>
        </w:rPr>
        <w:t>为字符串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</w:t>
      </w:r>
      <w:r w:rsidR="005D2854">
        <w:rPr>
          <w:rFonts w:ascii="Courier New" w:hAnsi="Courier New" w:cs="Courier New"/>
          <w:sz w:val="18"/>
          <w:szCs w:val="18"/>
        </w:rPr>
        <w:t>#</w:t>
      </w:r>
      <w:r w:rsidR="005D2854">
        <w:rPr>
          <w:rFonts w:ascii="Courier New" w:hAnsi="Courier New" w:cs="Courier New"/>
          <w:sz w:val="18"/>
          <w:szCs w:val="18"/>
        </w:rPr>
        <w:t>参数</w:t>
      </w:r>
      <w:r w:rsidRPr="005D2854">
        <w:rPr>
          <w:rFonts w:ascii="Courier New" w:hAnsi="Courier New" w:cs="Courier New"/>
          <w:sz w:val="18"/>
          <w:szCs w:val="18"/>
        </w:rPr>
        <w:t>words</w:t>
      </w:r>
      <w:r w:rsidR="005D2854">
        <w:rPr>
          <w:rFonts w:ascii="Courier New" w:hAnsi="Courier New" w:cs="Courier New"/>
          <w:sz w:val="18"/>
          <w:szCs w:val="18"/>
        </w:rPr>
        <w:t>为单词字典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</w:t>
      </w:r>
      <w:r w:rsidR="005D2854">
        <w:rPr>
          <w:rFonts w:ascii="Courier New" w:hAnsi="Courier New" w:cs="Courier New"/>
          <w:sz w:val="18"/>
          <w:szCs w:val="18"/>
        </w:rPr>
        <w:t>#</w:t>
      </w:r>
      <w:r w:rsidR="005D2854">
        <w:rPr>
          <w:rFonts w:ascii="Courier New" w:hAnsi="Courier New" w:cs="Courier New"/>
          <w:sz w:val="18"/>
          <w:szCs w:val="18"/>
        </w:rPr>
        <w:t>返回子串的个数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def numMatchingSubseq(self, S, words):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self.idx = {'a': 0, 'b': 1, 'c': 2, 'd': 3, 'e': 4,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    'f': 5, 'g': 6, 'h': 7, 'i': 8, 'j': 9,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    'k': 10, 'l': 11, 'm': 12, 'n': 13, 'o': 14,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    'p': 15, 'q': 16, 'r': 17, 's': 18, 't': 19,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    'u': 20, 'v': 21, 'w': 22, 'x': 23, 'y': 24, 'z': 25}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n = len(S)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nxtPos = []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tmp = [-1] * 26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for i in range(n - 1, -1, -1):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tmp[self.idx[S[i]]] = i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nxtPos.append([i for i in tmp])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nxtPos = nxtPos[::-1]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ans = 0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for word in words: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if self.isSubseq(word, nxtPos):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ans += 1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return ans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def isSubseq(self, word, nxtPos):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lenw = len(word)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lens = len(nxtPos)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i, j = 0, 0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while i &lt; lenw and j &lt; lens: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j = nxtPos[j][self.idx[word[i]]]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lastRenderedPageBreak/>
        <w:t xml:space="preserve">            if j &lt; 0: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    return False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i += 1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    j += 1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    return i == lenw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5D285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5D2854" w:rsidRPr="005D2854" w:rsidRDefault="005D285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input1="abcde"</w:t>
      </w:r>
    </w:p>
    <w:p w:rsidR="005D2854" w:rsidRPr="005D2854" w:rsidRDefault="005D285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input2=["a", "bb", "acd", "ace"]</w:t>
      </w:r>
    </w:p>
    <w:p w:rsidR="005D2854" w:rsidRPr="005D2854" w:rsidRDefault="005D285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print("</w:t>
      </w:r>
      <w:r w:rsidRPr="005D2854">
        <w:rPr>
          <w:rFonts w:ascii="Courier New" w:hAnsi="Courier New" w:cs="Courier New"/>
          <w:sz w:val="18"/>
          <w:szCs w:val="18"/>
        </w:rPr>
        <w:t>输入字符串为：</w:t>
      </w:r>
      <w:r w:rsidRPr="005D2854">
        <w:rPr>
          <w:rFonts w:ascii="Courier New" w:hAnsi="Courier New" w:cs="Courier New"/>
          <w:sz w:val="18"/>
          <w:szCs w:val="18"/>
        </w:rPr>
        <w:t>",input1)</w:t>
      </w:r>
    </w:p>
    <w:p w:rsidR="005D2854" w:rsidRPr="005D2854" w:rsidRDefault="005D285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print("</w:t>
      </w:r>
      <w:r w:rsidRPr="005D2854">
        <w:rPr>
          <w:rFonts w:ascii="Courier New" w:hAnsi="Courier New" w:cs="Courier New"/>
          <w:sz w:val="18"/>
          <w:szCs w:val="18"/>
        </w:rPr>
        <w:t>输入子串为：</w:t>
      </w:r>
      <w:r w:rsidRPr="005D2854">
        <w:rPr>
          <w:rFonts w:ascii="Courier New" w:hAnsi="Courier New" w:cs="Courier New"/>
          <w:sz w:val="18"/>
          <w:szCs w:val="18"/>
        </w:rPr>
        <w:t>",input2)</w:t>
      </w:r>
    </w:p>
    <w:p w:rsidR="002C1D9D" w:rsidRPr="005D2854" w:rsidRDefault="005D285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D2854">
        <w:rPr>
          <w:rFonts w:ascii="Courier New" w:hAnsi="Courier New" w:cs="Courier New"/>
          <w:sz w:val="18"/>
          <w:szCs w:val="18"/>
        </w:rPr>
        <w:t xml:space="preserve">    print("</w:t>
      </w:r>
      <w:r w:rsidRPr="005D2854">
        <w:rPr>
          <w:rFonts w:ascii="Courier New" w:hAnsi="Courier New" w:cs="Courier New"/>
          <w:sz w:val="18"/>
          <w:szCs w:val="18"/>
        </w:rPr>
        <w:t>输出为：</w:t>
      </w:r>
      <w:r w:rsidRPr="005D2854">
        <w:rPr>
          <w:rFonts w:ascii="Courier New" w:hAnsi="Courier New" w:cs="Courier New"/>
          <w:sz w:val="18"/>
          <w:szCs w:val="18"/>
        </w:rPr>
        <w:t>",solution.numMatchingSubseq(input1,input2))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28" w:name="_Toc10452950"/>
      <w:bookmarkStart w:id="829" w:name="_Toc17299624"/>
      <w:bookmarkStart w:id="830" w:name="_Toc17300698"/>
      <w:bookmarkStart w:id="831" w:name="_Toc1730100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201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多米诺和三格骨牌铺瓦问题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28"/>
      <w:bookmarkEnd w:id="829"/>
      <w:bookmarkEnd w:id="830"/>
      <w:bookmarkEnd w:id="83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</w:t>
      </w:r>
      <w:r w:rsidR="00706AA5">
        <w:rPr>
          <w:rFonts w:ascii="Courier New" w:hAnsi="Courier New" w:cs="Courier New"/>
          <w:sz w:val="18"/>
          <w:szCs w:val="18"/>
        </w:rPr>
        <w:t>#</w:t>
      </w:r>
      <w:r w:rsidR="00706AA5">
        <w:rPr>
          <w:rFonts w:ascii="Courier New" w:hAnsi="Courier New" w:cs="Courier New"/>
          <w:sz w:val="18"/>
          <w:szCs w:val="18"/>
        </w:rPr>
        <w:t>参数</w:t>
      </w:r>
      <w:r w:rsidRPr="00706AA5">
        <w:rPr>
          <w:rFonts w:ascii="Courier New" w:hAnsi="Courier New" w:cs="Courier New"/>
          <w:sz w:val="18"/>
          <w:szCs w:val="18"/>
        </w:rPr>
        <w:t>N</w:t>
      </w:r>
      <w:r w:rsidR="00706AA5">
        <w:rPr>
          <w:rFonts w:ascii="Courier New" w:hAnsi="Courier New" w:cs="Courier New"/>
          <w:sz w:val="18"/>
          <w:szCs w:val="18"/>
        </w:rPr>
        <w:t>为整数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</w:t>
      </w:r>
      <w:r w:rsidR="00706AA5">
        <w:rPr>
          <w:rFonts w:ascii="Courier New" w:hAnsi="Courier New" w:cs="Courier New"/>
          <w:sz w:val="18"/>
          <w:szCs w:val="18"/>
        </w:rPr>
        <w:t>#</w:t>
      </w:r>
      <w:r w:rsidR="00706AA5">
        <w:rPr>
          <w:rFonts w:ascii="Courier New" w:hAnsi="Courier New" w:cs="Courier New"/>
          <w:sz w:val="18"/>
          <w:szCs w:val="18"/>
        </w:rPr>
        <w:t>返回整数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def numTilings(self, N):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    if N &lt; 3: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        return N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    MOD = 1000000007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    f = [[0, 0, 0] for i in range(N + 1)]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    f[0][0] = f[1][0] = f[1][1] = f[1][2] = 1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    for i in range(2, N + 1):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        f[i][0] = (f[i - 1][0] + f[i - 2][0] + f[i - 2][1] + f[i - 2][2]) % MOD;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        f[i][1] = (f[i - 1][0] + f[i - 1][2]) % MOD;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        f[i][2] = (f[i - 1][0] + f[i - 1][1]) % MOD;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    return f[N][0]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706AA5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06AA5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EF2900" w:rsidRPr="00EF2900" w:rsidRDefault="00EF2900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inputnum=3</w:t>
      </w:r>
    </w:p>
    <w:p w:rsidR="00EF2900" w:rsidRPr="00EF2900" w:rsidRDefault="00EF2900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print("</w:t>
      </w:r>
      <w:r w:rsidRPr="00EF2900">
        <w:rPr>
          <w:rFonts w:ascii="Courier New" w:hAnsi="Courier New" w:cs="Courier New"/>
          <w:sz w:val="18"/>
          <w:szCs w:val="18"/>
        </w:rPr>
        <w:t>输入为：</w:t>
      </w:r>
      <w:r w:rsidRPr="00EF2900">
        <w:rPr>
          <w:rFonts w:ascii="Courier New" w:hAnsi="Courier New" w:cs="Courier New"/>
          <w:sz w:val="18"/>
          <w:szCs w:val="18"/>
        </w:rPr>
        <w:t>",inputnum)</w:t>
      </w:r>
    </w:p>
    <w:p w:rsidR="002C1D9D" w:rsidRPr="00706AA5" w:rsidRDefault="00EF2900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print("</w:t>
      </w:r>
      <w:r w:rsidRPr="00EF2900">
        <w:rPr>
          <w:rFonts w:ascii="Courier New" w:hAnsi="Courier New" w:cs="Courier New"/>
          <w:sz w:val="18"/>
          <w:szCs w:val="18"/>
        </w:rPr>
        <w:t>输出为：</w:t>
      </w:r>
      <w:r w:rsidRPr="00EF2900">
        <w:rPr>
          <w:rFonts w:ascii="Courier New" w:hAnsi="Courier New" w:cs="Courier New"/>
          <w:sz w:val="18"/>
          <w:szCs w:val="18"/>
        </w:rPr>
        <w:t>",solution.numTilings(inputnum))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32" w:name="_Toc10452951"/>
      <w:bookmarkStart w:id="833" w:name="_Toc17299625"/>
      <w:bookmarkStart w:id="834" w:name="_Toc17300699"/>
      <w:bookmarkStart w:id="835" w:name="_Toc1730100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202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逃离幽灵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32"/>
      <w:bookmarkEnd w:id="833"/>
      <w:bookmarkEnd w:id="834"/>
      <w:bookmarkEnd w:id="83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r w:rsidR="00EF2900">
        <w:rPr>
          <w:rFonts w:ascii="Courier New" w:hAnsi="Courier New" w:cs="Courier New"/>
          <w:sz w:val="18"/>
          <w:szCs w:val="18"/>
        </w:rPr>
        <w:t>#</w:t>
      </w:r>
      <w:r w:rsidR="00EF2900">
        <w:rPr>
          <w:rFonts w:ascii="Courier New" w:hAnsi="Courier New" w:cs="Courier New"/>
          <w:sz w:val="18"/>
          <w:szCs w:val="18"/>
        </w:rPr>
        <w:t>参数</w:t>
      </w:r>
      <w:r w:rsidRPr="00EF2900">
        <w:rPr>
          <w:rFonts w:ascii="Courier New" w:hAnsi="Courier New" w:cs="Courier New"/>
          <w:sz w:val="18"/>
          <w:szCs w:val="18"/>
        </w:rPr>
        <w:t>ghosts</w:t>
      </w:r>
      <w:r w:rsidR="00EF2900">
        <w:rPr>
          <w:rFonts w:ascii="Courier New" w:hAnsi="Courier New" w:cs="Courier New"/>
          <w:sz w:val="18"/>
          <w:szCs w:val="18"/>
        </w:rPr>
        <w:t>为数组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</w:t>
      </w:r>
      <w:r w:rsidR="00EF2900">
        <w:rPr>
          <w:rFonts w:ascii="Courier New" w:hAnsi="Courier New" w:cs="Courier New"/>
          <w:sz w:val="18"/>
          <w:szCs w:val="18"/>
        </w:rPr>
        <w:t>#</w:t>
      </w:r>
      <w:r w:rsidR="00EF2900">
        <w:rPr>
          <w:rFonts w:ascii="Courier New" w:hAnsi="Courier New" w:cs="Courier New"/>
          <w:sz w:val="18"/>
          <w:szCs w:val="18"/>
        </w:rPr>
        <w:t>参数</w:t>
      </w:r>
      <w:r w:rsidRPr="00EF2900">
        <w:rPr>
          <w:rFonts w:ascii="Courier New" w:hAnsi="Courier New" w:cs="Courier New"/>
          <w:sz w:val="18"/>
          <w:szCs w:val="18"/>
        </w:rPr>
        <w:t>target</w:t>
      </w:r>
      <w:r w:rsidR="00EF2900">
        <w:rPr>
          <w:rFonts w:ascii="Courier New" w:hAnsi="Courier New" w:cs="Courier New"/>
          <w:sz w:val="18"/>
          <w:szCs w:val="18"/>
        </w:rPr>
        <w:t>为数组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</w:t>
      </w:r>
      <w:r w:rsidR="00EF2900">
        <w:rPr>
          <w:rFonts w:ascii="Courier New" w:hAnsi="Courier New" w:cs="Courier New"/>
          <w:sz w:val="18"/>
          <w:szCs w:val="18"/>
        </w:rPr>
        <w:t>#</w:t>
      </w:r>
      <w:r w:rsidR="00EF2900">
        <w:rPr>
          <w:rFonts w:ascii="Courier New" w:hAnsi="Courier New" w:cs="Courier New"/>
          <w:sz w:val="18"/>
          <w:szCs w:val="18"/>
        </w:rPr>
        <w:t>返回布尔类型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def escapeGhosts(self, ghosts, target):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    target_dist = abs(target[0]) + abs(target[1])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    for r, c in ghosts: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        ghost_target = abs(target[0] - r) + abs(target[1] - c)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        if ghost_target &lt;= target_dist: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            return False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    return True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EF290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EF2900" w:rsidRPr="00EF2900" w:rsidRDefault="00EF2900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inputnum1=[[1, 0], [0, 3]]</w:t>
      </w:r>
    </w:p>
    <w:p w:rsidR="00EF2900" w:rsidRPr="00EF2900" w:rsidRDefault="00EF2900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inputnum2=[0, 1]</w:t>
      </w:r>
    </w:p>
    <w:p w:rsidR="00EF2900" w:rsidRPr="00EF2900" w:rsidRDefault="00EF2900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print("</w:t>
      </w:r>
      <w:r w:rsidRPr="00EF2900">
        <w:rPr>
          <w:rFonts w:ascii="Courier New" w:hAnsi="Courier New" w:cs="Courier New"/>
          <w:sz w:val="18"/>
          <w:szCs w:val="18"/>
        </w:rPr>
        <w:t>输入幽灵为：</w:t>
      </w:r>
      <w:r w:rsidRPr="00EF2900">
        <w:rPr>
          <w:rFonts w:ascii="Courier New" w:hAnsi="Courier New" w:cs="Courier New"/>
          <w:sz w:val="18"/>
          <w:szCs w:val="18"/>
        </w:rPr>
        <w:t>",inputnum1)</w:t>
      </w:r>
    </w:p>
    <w:p w:rsidR="00EF2900" w:rsidRPr="00EF2900" w:rsidRDefault="00EF2900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print("</w:t>
      </w:r>
      <w:r w:rsidRPr="00EF2900">
        <w:rPr>
          <w:rFonts w:ascii="Courier New" w:hAnsi="Courier New" w:cs="Courier New"/>
          <w:sz w:val="18"/>
          <w:szCs w:val="18"/>
        </w:rPr>
        <w:t>输入目标为：</w:t>
      </w:r>
      <w:r w:rsidRPr="00EF2900">
        <w:rPr>
          <w:rFonts w:ascii="Courier New" w:hAnsi="Courier New" w:cs="Courier New"/>
          <w:sz w:val="18"/>
          <w:szCs w:val="18"/>
        </w:rPr>
        <w:t>",inputnum2)</w:t>
      </w:r>
    </w:p>
    <w:p w:rsidR="002C1D9D" w:rsidRPr="00EF2900" w:rsidRDefault="00EF2900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F2900">
        <w:rPr>
          <w:rFonts w:ascii="Courier New" w:hAnsi="Courier New" w:cs="Courier New"/>
          <w:sz w:val="18"/>
          <w:szCs w:val="18"/>
        </w:rPr>
        <w:t xml:space="preserve">    print("</w:t>
      </w:r>
      <w:r w:rsidRPr="00EF2900">
        <w:rPr>
          <w:rFonts w:ascii="Courier New" w:hAnsi="Courier New" w:cs="Courier New"/>
          <w:sz w:val="18"/>
          <w:szCs w:val="18"/>
        </w:rPr>
        <w:t>输出为：</w:t>
      </w:r>
      <w:r w:rsidRPr="00EF2900">
        <w:rPr>
          <w:rFonts w:ascii="Courier New" w:hAnsi="Courier New" w:cs="Courier New"/>
          <w:sz w:val="18"/>
          <w:szCs w:val="18"/>
        </w:rPr>
        <w:t>",solution.escapeGhosts(inputnum1,inputnum2))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36" w:name="_Toc10452952"/>
      <w:bookmarkStart w:id="837" w:name="_Toc17299626"/>
      <w:bookmarkStart w:id="838" w:name="_Toc17300700"/>
      <w:bookmarkStart w:id="839" w:name="_Toc1730100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203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寻找最便宜的航行旅途（最多经过k个中转站）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36"/>
      <w:bookmarkEnd w:id="837"/>
      <w:bookmarkEnd w:id="838"/>
      <w:bookmarkEnd w:id="839"/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1.问题描述</w:t>
      </w:r>
    </w:p>
    <w:p w:rsidR="002C1D9D" w:rsidRDefault="004805A6" w:rsidP="008F25D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有</w:t>
      </w:r>
      <w:r>
        <w:rPr>
          <w:rFonts w:ascii="Times New Roman" w:eastAsia="宋体" w:hAnsi="Times New Roman" w:cs="Times New Roman" w:hint="eastAsia"/>
          <w:szCs w:val="21"/>
        </w:rPr>
        <w:t>n</w:t>
      </w:r>
      <w:r>
        <w:rPr>
          <w:rFonts w:ascii="Times New Roman" w:eastAsia="宋体" w:hAnsi="Times New Roman" w:cs="Times New Roman" w:hint="eastAsia"/>
          <w:szCs w:val="21"/>
        </w:rPr>
        <w:t>个城市</w:t>
      </w:r>
      <w:r w:rsidR="00E413D6">
        <w:rPr>
          <w:rFonts w:ascii="Times New Roman" w:eastAsia="宋体" w:hAnsi="Times New Roman" w:cs="Times New Roman" w:hint="eastAsia"/>
          <w:szCs w:val="21"/>
        </w:rPr>
        <w:t>由</w:t>
      </w:r>
      <w:r>
        <w:rPr>
          <w:rFonts w:ascii="Times New Roman" w:eastAsia="宋体" w:hAnsi="Times New Roman" w:cs="Times New Roman" w:hint="eastAsia"/>
          <w:szCs w:val="21"/>
        </w:rPr>
        <w:t>航班连接</w:t>
      </w:r>
      <w:r w:rsidR="00E413D6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每个航班</w:t>
      </w:r>
      <w:r>
        <w:rPr>
          <w:rFonts w:ascii="Times New Roman" w:eastAsia="宋体" w:hAnsi="Times New Roman" w:cs="Times New Roman" w:hint="eastAsia"/>
          <w:szCs w:val="21"/>
        </w:rPr>
        <w:t xml:space="preserve"> (u,v,w)</w:t>
      </w:r>
      <w:r w:rsidR="00E413D6">
        <w:rPr>
          <w:rFonts w:ascii="Times New Roman" w:eastAsia="宋体" w:hAnsi="Times New Roman" w:cs="Times New Roman" w:hint="eastAsia"/>
          <w:szCs w:val="21"/>
        </w:rPr>
        <w:t>表示</w:t>
      </w:r>
      <w:r>
        <w:rPr>
          <w:rFonts w:ascii="Times New Roman" w:eastAsia="宋体" w:hAnsi="Times New Roman" w:cs="Times New Roman" w:hint="eastAsia"/>
          <w:szCs w:val="21"/>
        </w:rPr>
        <w:t>从城市</w:t>
      </w:r>
      <w:r>
        <w:rPr>
          <w:rFonts w:ascii="Times New Roman" w:eastAsia="宋体" w:hAnsi="Times New Roman" w:cs="Times New Roman" w:hint="eastAsia"/>
          <w:szCs w:val="21"/>
        </w:rPr>
        <w:t>u</w:t>
      </w:r>
      <w:r>
        <w:rPr>
          <w:rFonts w:ascii="Times New Roman" w:eastAsia="宋体" w:hAnsi="Times New Roman" w:cs="Times New Roman" w:hint="eastAsia"/>
          <w:szCs w:val="21"/>
        </w:rPr>
        <w:t>出发，到达城市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，价格为</w:t>
      </w:r>
      <w:r>
        <w:rPr>
          <w:rFonts w:ascii="Times New Roman" w:eastAsia="宋体" w:hAnsi="Times New Roman" w:cs="Times New Roman" w:hint="eastAsia"/>
          <w:szCs w:val="21"/>
        </w:rPr>
        <w:t>w</w:t>
      </w:r>
      <w:r>
        <w:rPr>
          <w:rFonts w:ascii="Times New Roman" w:eastAsia="宋体" w:hAnsi="Times New Roman" w:cs="Times New Roman" w:hint="eastAsia"/>
          <w:szCs w:val="21"/>
        </w:rPr>
        <w:t>。给定城市数目</w:t>
      </w:r>
      <w:r>
        <w:rPr>
          <w:rFonts w:ascii="Times New Roman" w:eastAsia="宋体" w:hAnsi="Times New Roman" w:cs="Times New Roman" w:hint="eastAsia"/>
          <w:szCs w:val="21"/>
        </w:rPr>
        <w:t>n</w:t>
      </w:r>
      <w:r>
        <w:rPr>
          <w:rFonts w:ascii="Times New Roman" w:eastAsia="宋体" w:hAnsi="Times New Roman" w:cs="Times New Roman" w:hint="eastAsia"/>
          <w:szCs w:val="21"/>
        </w:rPr>
        <w:t>，所有的航班</w:t>
      </w:r>
      <w:r>
        <w:rPr>
          <w:rFonts w:ascii="Times New Roman" w:eastAsia="宋体" w:hAnsi="Times New Roman" w:cs="Times New Roman" w:hint="eastAsia"/>
          <w:szCs w:val="21"/>
        </w:rPr>
        <w:t>flights</w:t>
      </w:r>
      <w:r>
        <w:rPr>
          <w:rFonts w:ascii="Times New Roman" w:eastAsia="宋体" w:hAnsi="Times New Roman" w:cs="Times New Roman" w:hint="eastAsia"/>
          <w:szCs w:val="21"/>
        </w:rPr>
        <w:t>。找到从起点</w:t>
      </w:r>
      <w:r>
        <w:rPr>
          <w:rFonts w:ascii="Times New Roman" w:eastAsia="宋体" w:hAnsi="Times New Roman" w:cs="Times New Roman" w:hint="eastAsia"/>
          <w:szCs w:val="21"/>
        </w:rPr>
        <w:t>src</w:t>
      </w:r>
      <w:r>
        <w:rPr>
          <w:rFonts w:ascii="Times New Roman" w:eastAsia="宋体" w:hAnsi="Times New Roman" w:cs="Times New Roman" w:hint="eastAsia"/>
          <w:szCs w:val="21"/>
        </w:rPr>
        <w:t>到终点站</w:t>
      </w:r>
      <w:r>
        <w:rPr>
          <w:rFonts w:ascii="Times New Roman" w:eastAsia="宋体" w:hAnsi="Times New Roman" w:cs="Times New Roman" w:hint="eastAsia"/>
          <w:szCs w:val="21"/>
        </w:rPr>
        <w:t>dst</w:t>
      </w:r>
      <w:r w:rsidR="002C4F59">
        <w:rPr>
          <w:rFonts w:ascii="Times New Roman" w:eastAsia="宋体" w:hAnsi="Times New Roman" w:cs="Times New Roman" w:hint="eastAsia"/>
          <w:szCs w:val="21"/>
        </w:rPr>
        <w:t>线路</w:t>
      </w:r>
      <w:r>
        <w:rPr>
          <w:rFonts w:ascii="Times New Roman" w:eastAsia="宋体" w:hAnsi="Times New Roman" w:cs="Times New Roman" w:hint="eastAsia"/>
          <w:szCs w:val="21"/>
        </w:rPr>
        <w:t>最便宜的价格，而旅途中最多只能中转</w:t>
      </w:r>
      <w:r>
        <w:rPr>
          <w:rFonts w:ascii="Times New Roman" w:eastAsia="宋体" w:hAnsi="Times New Roman" w:cs="Times New Roman" w:hint="eastAsia"/>
          <w:szCs w:val="21"/>
        </w:rPr>
        <w:t>K</w:t>
      </w:r>
      <w:r>
        <w:rPr>
          <w:rFonts w:ascii="Times New Roman" w:eastAsia="宋体" w:hAnsi="Times New Roman" w:cs="Times New Roman" w:hint="eastAsia"/>
          <w:szCs w:val="21"/>
        </w:rPr>
        <w:t>次。如果没有找到合适的线路，返回</w:t>
      </w:r>
      <w:r>
        <w:rPr>
          <w:rFonts w:ascii="Times New Roman" w:eastAsia="宋体" w:hAnsi="Times New Roman" w:cs="Times New Roman" w:hint="eastAsia"/>
          <w:szCs w:val="21"/>
        </w:rPr>
        <w:t>-1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2.问题示例</w:t>
      </w:r>
    </w:p>
    <w:p w:rsidR="002C1D9D" w:rsidRDefault="004805A6" w:rsidP="008F25D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n = 3</w:t>
      </w:r>
      <w:r w:rsidR="00E413D6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flights = [[0,1,100],[1,2,100],[0,2,500]]</w:t>
      </w:r>
      <w:r w:rsidR="00E413D6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src = 0</w:t>
      </w:r>
      <w:r w:rsidR="00E413D6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dst = 2</w:t>
      </w:r>
      <w:r w:rsidR="00E413D6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K = 0</w:t>
      </w:r>
      <w:r w:rsidR="00E413D6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输出</w:t>
      </w:r>
      <w:r>
        <w:rPr>
          <w:rFonts w:ascii="Times New Roman" w:eastAsia="宋体" w:hAnsi="Times New Roman" w:cs="Times New Roman" w:hint="eastAsia"/>
          <w:szCs w:val="21"/>
        </w:rPr>
        <w:t>500</w:t>
      </w:r>
      <w:r w:rsidR="00E413D6">
        <w:rPr>
          <w:rFonts w:ascii="Times New Roman" w:eastAsia="宋体" w:hAnsi="Times New Roman" w:cs="Times New Roman" w:hint="eastAsia"/>
          <w:szCs w:val="21"/>
        </w:rPr>
        <w:t>，即不中转的条件下，最便宜的价格为</w:t>
      </w:r>
      <w:r w:rsidR="00E413D6">
        <w:rPr>
          <w:rFonts w:ascii="Times New Roman" w:eastAsia="宋体" w:hAnsi="Times New Roman" w:cs="Times New Roman" w:hint="eastAsia"/>
          <w:szCs w:val="21"/>
        </w:rPr>
        <w:t>5</w:t>
      </w:r>
      <w:r w:rsidR="00E413D6">
        <w:rPr>
          <w:rFonts w:ascii="Times New Roman" w:eastAsia="宋体" w:hAnsi="Times New Roman" w:cs="Times New Roman"/>
          <w:szCs w:val="21"/>
        </w:rPr>
        <w:t>00</w:t>
      </w:r>
      <w:r w:rsidR="00E413D6">
        <w:rPr>
          <w:rFonts w:ascii="Times New Roman" w:eastAsia="宋体" w:hAnsi="Times New Roman" w:cs="Times New Roman" w:hint="eastAsia"/>
          <w:szCs w:val="21"/>
        </w:rPr>
        <w:t>。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>import sys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</w:t>
      </w:r>
      <w:r w:rsidR="00E413D6">
        <w:rPr>
          <w:rFonts w:ascii="Courier New" w:hAnsi="Courier New" w:cs="Courier New"/>
          <w:sz w:val="18"/>
          <w:szCs w:val="18"/>
        </w:rPr>
        <w:t>#</w:t>
      </w:r>
      <w:r w:rsidR="00E413D6">
        <w:rPr>
          <w:rFonts w:ascii="Courier New" w:hAnsi="Courier New" w:cs="Courier New"/>
          <w:sz w:val="18"/>
          <w:szCs w:val="18"/>
        </w:rPr>
        <w:t>参数</w:t>
      </w:r>
      <w:r w:rsidRPr="00E413D6">
        <w:rPr>
          <w:rFonts w:ascii="Courier New" w:hAnsi="Courier New" w:cs="Courier New"/>
          <w:sz w:val="18"/>
          <w:szCs w:val="18"/>
        </w:rPr>
        <w:t>n</w:t>
      </w:r>
      <w:r w:rsidR="00E413D6">
        <w:rPr>
          <w:rFonts w:ascii="Courier New" w:hAnsi="Courier New" w:cs="Courier New"/>
          <w:sz w:val="18"/>
          <w:szCs w:val="18"/>
        </w:rPr>
        <w:t>为整数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</w:t>
      </w:r>
      <w:r w:rsidR="00E413D6">
        <w:rPr>
          <w:rFonts w:ascii="Courier New" w:hAnsi="Courier New" w:cs="Courier New"/>
          <w:sz w:val="18"/>
          <w:szCs w:val="18"/>
        </w:rPr>
        <w:t>#</w:t>
      </w:r>
      <w:r w:rsidR="00E413D6">
        <w:rPr>
          <w:rFonts w:ascii="Courier New" w:hAnsi="Courier New" w:cs="Courier New"/>
          <w:sz w:val="18"/>
          <w:szCs w:val="18"/>
        </w:rPr>
        <w:t>参数</w:t>
      </w:r>
      <w:r w:rsidRPr="00E413D6">
        <w:rPr>
          <w:rFonts w:ascii="Courier New" w:hAnsi="Courier New" w:cs="Courier New"/>
          <w:sz w:val="18"/>
          <w:szCs w:val="18"/>
        </w:rPr>
        <w:t>flights</w:t>
      </w:r>
      <w:r w:rsidR="00E413D6">
        <w:rPr>
          <w:rFonts w:ascii="Courier New" w:hAnsi="Courier New" w:cs="Courier New"/>
          <w:sz w:val="18"/>
          <w:szCs w:val="18"/>
        </w:rPr>
        <w:t>为矩阵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</w:t>
      </w:r>
      <w:r w:rsidR="00E413D6">
        <w:rPr>
          <w:rFonts w:ascii="Courier New" w:hAnsi="Courier New" w:cs="Courier New"/>
          <w:sz w:val="18"/>
          <w:szCs w:val="18"/>
        </w:rPr>
        <w:t>#</w:t>
      </w:r>
      <w:r w:rsidR="00E413D6">
        <w:rPr>
          <w:rFonts w:ascii="Courier New" w:hAnsi="Courier New" w:cs="Courier New"/>
          <w:sz w:val="18"/>
          <w:szCs w:val="18"/>
        </w:rPr>
        <w:t>参数</w:t>
      </w:r>
      <w:r w:rsidRPr="00E413D6">
        <w:rPr>
          <w:rFonts w:ascii="Courier New" w:hAnsi="Courier New" w:cs="Courier New"/>
          <w:sz w:val="18"/>
          <w:szCs w:val="18"/>
        </w:rPr>
        <w:t>src</w:t>
      </w:r>
      <w:r w:rsidR="00E413D6">
        <w:rPr>
          <w:rFonts w:ascii="Courier New" w:hAnsi="Courier New" w:cs="Courier New"/>
          <w:sz w:val="18"/>
          <w:szCs w:val="18"/>
        </w:rPr>
        <w:t>为整数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</w:t>
      </w:r>
      <w:r w:rsidR="00E413D6">
        <w:rPr>
          <w:rFonts w:ascii="Courier New" w:hAnsi="Courier New" w:cs="Courier New"/>
          <w:sz w:val="18"/>
          <w:szCs w:val="18"/>
        </w:rPr>
        <w:t>#</w:t>
      </w:r>
      <w:r w:rsidR="00E413D6">
        <w:rPr>
          <w:rFonts w:ascii="Courier New" w:hAnsi="Courier New" w:cs="Courier New"/>
          <w:sz w:val="18"/>
          <w:szCs w:val="18"/>
        </w:rPr>
        <w:t>参数</w:t>
      </w:r>
      <w:r w:rsidRPr="00E413D6">
        <w:rPr>
          <w:rFonts w:ascii="Courier New" w:hAnsi="Courier New" w:cs="Courier New"/>
          <w:sz w:val="18"/>
          <w:szCs w:val="18"/>
        </w:rPr>
        <w:t>dst</w:t>
      </w:r>
      <w:r w:rsidR="00E413D6">
        <w:rPr>
          <w:rFonts w:ascii="Courier New" w:hAnsi="Courier New" w:cs="Courier New"/>
          <w:sz w:val="18"/>
          <w:szCs w:val="18"/>
        </w:rPr>
        <w:t>为整数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</w:t>
      </w:r>
      <w:r w:rsidR="00E413D6">
        <w:rPr>
          <w:rFonts w:ascii="Courier New" w:hAnsi="Courier New" w:cs="Courier New"/>
          <w:sz w:val="18"/>
          <w:szCs w:val="18"/>
        </w:rPr>
        <w:t>#</w:t>
      </w:r>
      <w:r w:rsidR="00E413D6">
        <w:rPr>
          <w:rFonts w:ascii="Courier New" w:hAnsi="Courier New" w:cs="Courier New"/>
          <w:sz w:val="18"/>
          <w:szCs w:val="18"/>
        </w:rPr>
        <w:t>参数</w:t>
      </w:r>
      <w:r w:rsidRPr="00E413D6">
        <w:rPr>
          <w:rFonts w:ascii="Courier New" w:hAnsi="Courier New" w:cs="Courier New"/>
          <w:sz w:val="18"/>
          <w:szCs w:val="18"/>
        </w:rPr>
        <w:t>K</w:t>
      </w:r>
      <w:r w:rsidR="00E413D6">
        <w:rPr>
          <w:rFonts w:ascii="Courier New" w:hAnsi="Courier New" w:cs="Courier New"/>
          <w:sz w:val="18"/>
          <w:szCs w:val="18"/>
        </w:rPr>
        <w:t>为整数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</w:t>
      </w:r>
      <w:r w:rsidR="00E413D6">
        <w:rPr>
          <w:rFonts w:ascii="Courier New" w:hAnsi="Courier New" w:cs="Courier New"/>
          <w:sz w:val="18"/>
          <w:szCs w:val="18"/>
        </w:rPr>
        <w:t>#</w:t>
      </w:r>
      <w:r w:rsidR="00E413D6">
        <w:rPr>
          <w:rFonts w:ascii="Courier New" w:hAnsi="Courier New" w:cs="Courier New"/>
          <w:sz w:val="18"/>
          <w:szCs w:val="18"/>
        </w:rPr>
        <w:t>返回整数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def findCheapestPrice(self, n, flights, src, dst, K):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lastRenderedPageBreak/>
        <w:t xml:space="preserve">        distance = [sys.maxsize for i in range(n)]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    distance[src] = 0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    for i in range(0, K + 1):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        dN = list(distance)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        for u, v, c in flights: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            dN[v] = min(dN[v], distance[u] + c)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        distance = dN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    if distance[dst] != sys.maxsize: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        return distance[dst]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    else: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        return -1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n=3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flights=[[0, 1, 100], [1, 2, 100], [0, 2, 500]]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src=0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dst=2</w:t>
      </w:r>
    </w:p>
    <w:p w:rsidR="002C1D9D" w:rsidRPr="00E413D6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K=0</w:t>
      </w:r>
    </w:p>
    <w:p w:rsidR="00E413D6" w:rsidRPr="00E413D6" w:rsidRDefault="00E413D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print("</w:t>
      </w:r>
      <w:r w:rsidRPr="00E413D6">
        <w:rPr>
          <w:rFonts w:ascii="Courier New" w:hAnsi="Courier New" w:cs="Courier New"/>
          <w:sz w:val="18"/>
          <w:szCs w:val="18"/>
        </w:rPr>
        <w:t>输入城市为：</w:t>
      </w:r>
      <w:r w:rsidRPr="00E413D6">
        <w:rPr>
          <w:rFonts w:ascii="Courier New" w:hAnsi="Courier New" w:cs="Courier New"/>
          <w:sz w:val="18"/>
          <w:szCs w:val="18"/>
        </w:rPr>
        <w:t>",n)</w:t>
      </w:r>
    </w:p>
    <w:p w:rsidR="00E413D6" w:rsidRPr="00E413D6" w:rsidRDefault="00E413D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print("</w:t>
      </w:r>
      <w:r w:rsidRPr="00E413D6">
        <w:rPr>
          <w:rFonts w:ascii="Courier New" w:hAnsi="Courier New" w:cs="Courier New"/>
          <w:sz w:val="18"/>
          <w:szCs w:val="18"/>
        </w:rPr>
        <w:t>输入航班为：</w:t>
      </w:r>
      <w:r w:rsidRPr="00E413D6">
        <w:rPr>
          <w:rFonts w:ascii="Courier New" w:hAnsi="Courier New" w:cs="Courier New"/>
          <w:sz w:val="18"/>
          <w:szCs w:val="18"/>
        </w:rPr>
        <w:t>",flights)</w:t>
      </w:r>
    </w:p>
    <w:p w:rsidR="00E413D6" w:rsidRPr="00E413D6" w:rsidRDefault="00E413D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print("</w:t>
      </w:r>
      <w:r w:rsidRPr="00E413D6">
        <w:rPr>
          <w:rFonts w:ascii="Courier New" w:hAnsi="Courier New" w:cs="Courier New"/>
          <w:sz w:val="18"/>
          <w:szCs w:val="18"/>
        </w:rPr>
        <w:t>输入出发地：</w:t>
      </w:r>
      <w:r w:rsidRPr="00E413D6">
        <w:rPr>
          <w:rFonts w:ascii="Courier New" w:hAnsi="Courier New" w:cs="Courier New"/>
          <w:sz w:val="18"/>
          <w:szCs w:val="18"/>
        </w:rPr>
        <w:t>",src)</w:t>
      </w:r>
    </w:p>
    <w:p w:rsidR="00E413D6" w:rsidRPr="00E413D6" w:rsidRDefault="00E413D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print("</w:t>
      </w:r>
      <w:r w:rsidRPr="00E413D6">
        <w:rPr>
          <w:rFonts w:ascii="Courier New" w:hAnsi="Courier New" w:cs="Courier New"/>
          <w:sz w:val="18"/>
          <w:szCs w:val="18"/>
        </w:rPr>
        <w:t>输入目的地：</w:t>
      </w:r>
      <w:r w:rsidRPr="00E413D6">
        <w:rPr>
          <w:rFonts w:ascii="Courier New" w:hAnsi="Courier New" w:cs="Courier New"/>
          <w:sz w:val="18"/>
          <w:szCs w:val="18"/>
        </w:rPr>
        <w:t>",dst)</w:t>
      </w:r>
    </w:p>
    <w:p w:rsidR="00E413D6" w:rsidRPr="00E413D6" w:rsidRDefault="00E413D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print("</w:t>
      </w:r>
      <w:r w:rsidRPr="00E413D6">
        <w:rPr>
          <w:rFonts w:ascii="Courier New" w:hAnsi="Courier New" w:cs="Courier New"/>
          <w:sz w:val="18"/>
          <w:szCs w:val="18"/>
        </w:rPr>
        <w:t>输入中转数：</w:t>
      </w:r>
      <w:r w:rsidRPr="00E413D6">
        <w:rPr>
          <w:rFonts w:ascii="Courier New" w:hAnsi="Courier New" w:cs="Courier New"/>
          <w:sz w:val="18"/>
          <w:szCs w:val="18"/>
        </w:rPr>
        <w:t>",K)</w:t>
      </w:r>
    </w:p>
    <w:p w:rsidR="002C1D9D" w:rsidRPr="00E413D6" w:rsidRDefault="00E413D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E413D6">
        <w:rPr>
          <w:rFonts w:ascii="Courier New" w:hAnsi="Courier New" w:cs="Courier New"/>
          <w:sz w:val="18"/>
          <w:szCs w:val="18"/>
        </w:rPr>
        <w:t xml:space="preserve">    print("</w:t>
      </w:r>
      <w:r w:rsidRPr="00E413D6">
        <w:rPr>
          <w:rFonts w:ascii="Courier New" w:hAnsi="Courier New" w:cs="Courier New"/>
          <w:sz w:val="18"/>
          <w:szCs w:val="18"/>
        </w:rPr>
        <w:t>输出价格为：</w:t>
      </w:r>
      <w:r w:rsidRPr="00E413D6">
        <w:rPr>
          <w:rFonts w:ascii="Courier New" w:hAnsi="Courier New" w:cs="Courier New"/>
          <w:sz w:val="18"/>
          <w:szCs w:val="18"/>
        </w:rPr>
        <w:t>",solution.findCheapestPrice(n, flights, src, dst, K))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4.运行结果</w:t>
      </w:r>
    </w:p>
    <w:p w:rsidR="00E413D6" w:rsidRDefault="00E413D6" w:rsidP="008F25D0">
      <w:pPr>
        <w:widowControl/>
        <w:jc w:val="left"/>
      </w:pPr>
      <w:r>
        <w:rPr>
          <w:rFonts w:hint="eastAsia"/>
        </w:rPr>
        <w:t>输入城市为：</w:t>
      </w:r>
      <w:r>
        <w:rPr>
          <w:rFonts w:hint="eastAsia"/>
        </w:rPr>
        <w:t>3</w:t>
      </w:r>
    </w:p>
    <w:p w:rsidR="00E413D6" w:rsidRDefault="00E413D6" w:rsidP="008F25D0">
      <w:pPr>
        <w:widowControl/>
        <w:jc w:val="left"/>
      </w:pPr>
      <w:r>
        <w:rPr>
          <w:rFonts w:hint="eastAsia"/>
        </w:rPr>
        <w:t>输入航班为：</w:t>
      </w:r>
      <w:r>
        <w:rPr>
          <w:rFonts w:hint="eastAsia"/>
        </w:rPr>
        <w:t>[[0, 1, 100], [1, 2, 100], [0, 2, 500]]</w:t>
      </w:r>
    </w:p>
    <w:p w:rsidR="00E413D6" w:rsidRDefault="00E413D6" w:rsidP="008F25D0">
      <w:pPr>
        <w:widowControl/>
        <w:jc w:val="left"/>
      </w:pPr>
      <w:r>
        <w:rPr>
          <w:rFonts w:hint="eastAsia"/>
        </w:rPr>
        <w:t>输入出发地：</w:t>
      </w:r>
      <w:r>
        <w:rPr>
          <w:rFonts w:hint="eastAsia"/>
        </w:rPr>
        <w:t>0</w:t>
      </w:r>
    </w:p>
    <w:p w:rsidR="00E413D6" w:rsidRDefault="00E413D6" w:rsidP="008F25D0">
      <w:pPr>
        <w:widowControl/>
        <w:jc w:val="left"/>
      </w:pPr>
      <w:r>
        <w:rPr>
          <w:rFonts w:hint="eastAsia"/>
        </w:rPr>
        <w:t>输入目的地：</w:t>
      </w:r>
      <w:r>
        <w:rPr>
          <w:rFonts w:hint="eastAsia"/>
        </w:rPr>
        <w:t>2</w:t>
      </w:r>
    </w:p>
    <w:p w:rsidR="00E413D6" w:rsidRDefault="00E413D6" w:rsidP="008F25D0">
      <w:pPr>
        <w:widowControl/>
        <w:jc w:val="left"/>
      </w:pPr>
      <w:r>
        <w:rPr>
          <w:rFonts w:hint="eastAsia"/>
        </w:rPr>
        <w:t>输入中转数：</w:t>
      </w:r>
      <w:r>
        <w:rPr>
          <w:rFonts w:hint="eastAsia"/>
        </w:rPr>
        <w:t>0</w:t>
      </w:r>
    </w:p>
    <w:p w:rsidR="002C1D9D" w:rsidRDefault="00E413D6" w:rsidP="008F25D0">
      <w:pPr>
        <w:widowControl/>
        <w:jc w:val="left"/>
      </w:pPr>
      <w:r>
        <w:rPr>
          <w:rFonts w:hint="eastAsia"/>
        </w:rPr>
        <w:t>输出价格为：</w:t>
      </w:r>
      <w:r>
        <w:rPr>
          <w:rFonts w:hint="eastAsia"/>
        </w:rPr>
        <w:t>500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40" w:name="_Toc10452953"/>
      <w:bookmarkStart w:id="841" w:name="_Toc17299627"/>
      <w:bookmarkStart w:id="842" w:name="_Toc17300701"/>
      <w:bookmarkStart w:id="843" w:name="_Toc1730100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204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图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是否可以被二分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40"/>
      <w:bookmarkEnd w:id="841"/>
      <w:bookmarkEnd w:id="842"/>
      <w:bookmarkEnd w:id="84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</w:t>
      </w:r>
      <w:r w:rsidR="006C7ACB">
        <w:rPr>
          <w:rFonts w:ascii="Courier New" w:hAnsi="Courier New" w:cs="Courier New"/>
          <w:sz w:val="18"/>
          <w:szCs w:val="18"/>
        </w:rPr>
        <w:t>#</w:t>
      </w:r>
      <w:r w:rsidR="006C7ACB">
        <w:rPr>
          <w:rFonts w:ascii="Courier New" w:hAnsi="Courier New" w:cs="Courier New"/>
          <w:sz w:val="18"/>
          <w:szCs w:val="18"/>
        </w:rPr>
        <w:t>参数</w:t>
      </w:r>
      <w:r w:rsidRPr="006C7ACB">
        <w:rPr>
          <w:rFonts w:ascii="Courier New" w:hAnsi="Courier New" w:cs="Courier New"/>
          <w:sz w:val="18"/>
          <w:szCs w:val="18"/>
        </w:rPr>
        <w:t>graph</w:t>
      </w:r>
      <w:r w:rsidR="006C7ACB">
        <w:rPr>
          <w:rFonts w:ascii="Courier New" w:hAnsi="Courier New" w:cs="Courier New"/>
          <w:sz w:val="18"/>
          <w:szCs w:val="18"/>
        </w:rPr>
        <w:t>为无向图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</w:t>
      </w:r>
      <w:r w:rsidR="006C7ACB">
        <w:rPr>
          <w:rFonts w:ascii="Courier New" w:hAnsi="Courier New" w:cs="Courier New"/>
          <w:sz w:val="18"/>
          <w:szCs w:val="18"/>
        </w:rPr>
        <w:t>#</w:t>
      </w:r>
      <w:r w:rsidR="006C7ACB">
        <w:rPr>
          <w:rFonts w:ascii="Courier New" w:hAnsi="Courier New" w:cs="Courier New"/>
          <w:sz w:val="18"/>
          <w:szCs w:val="18"/>
        </w:rPr>
        <w:t>返回布尔类型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def isBipartite(self, graph):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n = len(graph)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self.color = [0] * n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lastRenderedPageBreak/>
        <w:t xml:space="preserve">        for i in range(n):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    if self.color[i] == 0 and not self.colored(i, graph, 1):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        return False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return True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def colored(self, now, graph, c):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self.color[now] = c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for nxt in graph[now]: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    if self.color[nxt] == 0 and not self.colored(nxt, graph, -c):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        return False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    elif self.color[nxt] == self.color[now]: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        return False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    return True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6C7ACB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6C7ACB" w:rsidRPr="006C7ACB" w:rsidRDefault="006C7ACB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inputnum=[[1,3],[0,2],[1,3],[0,2]]</w:t>
      </w:r>
    </w:p>
    <w:p w:rsidR="006C7ACB" w:rsidRPr="006C7ACB" w:rsidRDefault="006C7ACB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print("</w:t>
      </w:r>
      <w:r w:rsidRPr="006C7ACB">
        <w:rPr>
          <w:rFonts w:ascii="Courier New" w:hAnsi="Courier New" w:cs="Courier New"/>
          <w:sz w:val="18"/>
          <w:szCs w:val="18"/>
        </w:rPr>
        <w:t>输入为：</w:t>
      </w:r>
      <w:r w:rsidRPr="006C7ACB">
        <w:rPr>
          <w:rFonts w:ascii="Courier New" w:hAnsi="Courier New" w:cs="Courier New"/>
          <w:sz w:val="18"/>
          <w:szCs w:val="18"/>
        </w:rPr>
        <w:t>",inputnum)</w:t>
      </w:r>
    </w:p>
    <w:p w:rsidR="006C7ACB" w:rsidRDefault="006C7ACB" w:rsidP="00374E9F">
      <w:pPr>
        <w:pStyle w:val="HTML"/>
        <w:shd w:val="clear" w:color="auto" w:fill="FFFFFF"/>
        <w:rPr>
          <w:rFonts w:ascii="黑体" w:eastAsia="黑体" w:hAnsi="等线 Light" w:hint="default"/>
          <w:bCs/>
        </w:rPr>
      </w:pPr>
      <w:r w:rsidRPr="006C7ACB">
        <w:rPr>
          <w:rFonts w:ascii="Courier New" w:hAnsi="Courier New" w:cs="Courier New"/>
          <w:sz w:val="18"/>
          <w:szCs w:val="18"/>
        </w:rPr>
        <w:t xml:space="preserve">    print("</w:t>
      </w:r>
      <w:r w:rsidRPr="006C7ACB">
        <w:rPr>
          <w:rFonts w:ascii="Courier New" w:hAnsi="Courier New" w:cs="Courier New"/>
          <w:sz w:val="18"/>
          <w:szCs w:val="18"/>
        </w:rPr>
        <w:t>输出为：</w:t>
      </w:r>
      <w:r w:rsidRPr="006C7ACB">
        <w:rPr>
          <w:rFonts w:ascii="Courier New" w:hAnsi="Courier New" w:cs="Courier New"/>
          <w:sz w:val="18"/>
          <w:szCs w:val="18"/>
        </w:rPr>
        <w:t>",solution.isBipartite(inputnum))</w:t>
      </w:r>
      <w:r w:rsidR="004805A6" w:rsidRPr="006C7ACB">
        <w:rPr>
          <w:rFonts w:ascii="Courier New" w:hAnsi="Courier New" w:cs="Courier New"/>
          <w:sz w:val="18"/>
          <w:szCs w:val="18"/>
        </w:rPr>
        <w:br/>
      </w:r>
      <w:r w:rsidR="004805A6">
        <w:rPr>
          <w:rFonts w:ascii="黑体" w:eastAsia="黑体" w:hAnsi="等线 Light"/>
          <w:bCs/>
        </w:rPr>
        <w:t>4.运行结果</w:t>
      </w:r>
    </w:p>
    <w:p w:rsidR="006C7ACB" w:rsidRPr="006C7ACB" w:rsidRDefault="006C7ACB" w:rsidP="008F25D0">
      <w:pPr>
        <w:widowControl/>
        <w:jc w:val="left"/>
      </w:pPr>
      <w:r w:rsidRPr="006C7ACB">
        <w:rPr>
          <w:rFonts w:hint="eastAsia"/>
        </w:rPr>
        <w:t>输入为：</w:t>
      </w:r>
      <w:r w:rsidRPr="006C7ACB">
        <w:rPr>
          <w:rFonts w:hint="eastAsia"/>
        </w:rPr>
        <w:t>[[1, 3], [0, 2], [1, 3], [0, 2]]</w:t>
      </w:r>
    </w:p>
    <w:p w:rsidR="002C1D9D" w:rsidRDefault="006C7ACB" w:rsidP="008F25D0">
      <w:pPr>
        <w:widowControl/>
        <w:jc w:val="left"/>
      </w:pPr>
      <w:r w:rsidRPr="006C7ACB">
        <w:rPr>
          <w:rFonts w:hint="eastAsia"/>
        </w:rPr>
        <w:t>输出为：</w:t>
      </w:r>
      <w:r w:rsidRPr="006C7ACB">
        <w:rPr>
          <w:rFonts w:hint="eastAsia"/>
        </w:rPr>
        <w:t>True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44" w:name="_Toc10452954"/>
      <w:bookmarkStart w:id="845" w:name="_Toc17299628"/>
      <w:bookmarkStart w:id="846" w:name="_Toc17300702"/>
      <w:bookmarkStart w:id="847" w:name="_Toc1730101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205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森林中的兔子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44"/>
      <w:bookmarkEnd w:id="845"/>
      <w:bookmarkEnd w:id="846"/>
      <w:bookmarkEnd w:id="84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>import math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</w:t>
      </w:r>
      <w:r w:rsidR="00BF6C0C">
        <w:rPr>
          <w:rFonts w:ascii="Courier New" w:hAnsi="Courier New" w:cs="Courier New"/>
          <w:sz w:val="18"/>
          <w:szCs w:val="18"/>
        </w:rPr>
        <w:t>#</w:t>
      </w:r>
      <w:r w:rsidR="00BF6C0C">
        <w:rPr>
          <w:rFonts w:ascii="Courier New" w:hAnsi="Courier New" w:cs="Courier New"/>
          <w:sz w:val="18"/>
          <w:szCs w:val="18"/>
        </w:rPr>
        <w:t>参数</w:t>
      </w:r>
      <w:r w:rsidRPr="00BF6C0C">
        <w:rPr>
          <w:rFonts w:ascii="Courier New" w:hAnsi="Courier New" w:cs="Courier New"/>
          <w:sz w:val="18"/>
          <w:szCs w:val="18"/>
        </w:rPr>
        <w:t>answers</w:t>
      </w:r>
      <w:r w:rsidR="00BF6C0C">
        <w:rPr>
          <w:rFonts w:ascii="Courier New" w:hAnsi="Courier New" w:cs="Courier New"/>
          <w:sz w:val="18"/>
          <w:szCs w:val="18"/>
        </w:rPr>
        <w:t>为数组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</w:t>
      </w:r>
      <w:r w:rsidR="00BF6C0C">
        <w:rPr>
          <w:rFonts w:ascii="Courier New" w:hAnsi="Courier New" w:cs="Courier New"/>
          <w:sz w:val="18"/>
          <w:szCs w:val="18"/>
        </w:rPr>
        <w:t>#</w:t>
      </w:r>
      <w:r w:rsidR="00BF6C0C">
        <w:rPr>
          <w:rFonts w:ascii="Courier New" w:hAnsi="Courier New" w:cs="Courier New"/>
          <w:sz w:val="18"/>
          <w:szCs w:val="18"/>
        </w:rPr>
        <w:t>返回整数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def numRabbits(self, answers):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hsh = {}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for i in answers: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if i + 1 in hsh: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    hsh[i + 1] += 1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else: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    hsh[i + 1] = 1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ans = 0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for i in hsh: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ans += math.ceil(hsh[i] / i) * i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return ans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BF6C0C" w:rsidRPr="00BF6C0C" w:rsidRDefault="00BF6C0C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inputnum=[1,1,2]</w:t>
      </w:r>
    </w:p>
    <w:p w:rsidR="00BF6C0C" w:rsidRPr="00BF6C0C" w:rsidRDefault="00BF6C0C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print("</w:t>
      </w:r>
      <w:r w:rsidRPr="00BF6C0C">
        <w:rPr>
          <w:rFonts w:ascii="Courier New" w:hAnsi="Courier New" w:cs="Courier New"/>
          <w:sz w:val="18"/>
          <w:szCs w:val="18"/>
        </w:rPr>
        <w:t>输入为：</w:t>
      </w:r>
      <w:r w:rsidRPr="00BF6C0C">
        <w:rPr>
          <w:rFonts w:ascii="Courier New" w:hAnsi="Courier New" w:cs="Courier New"/>
          <w:sz w:val="18"/>
          <w:szCs w:val="18"/>
        </w:rPr>
        <w:t>",inputnum)</w:t>
      </w:r>
    </w:p>
    <w:p w:rsidR="002C1D9D" w:rsidRDefault="00BF6C0C" w:rsidP="008F25D0">
      <w:pPr>
        <w:pStyle w:val="HTML"/>
        <w:shd w:val="clear" w:color="auto" w:fill="FFFFFF"/>
        <w:rPr>
          <w:rFonts w:ascii="黑体" w:eastAsia="黑体" w:hAnsi="等线 Light" w:hint="default"/>
          <w:bCs/>
        </w:rPr>
      </w:pPr>
      <w:r w:rsidRPr="00BF6C0C">
        <w:rPr>
          <w:rFonts w:ascii="Courier New" w:hAnsi="Courier New" w:cs="Courier New"/>
          <w:sz w:val="18"/>
          <w:szCs w:val="18"/>
        </w:rPr>
        <w:lastRenderedPageBreak/>
        <w:t xml:space="preserve">    print("</w:t>
      </w:r>
      <w:r w:rsidRPr="00BF6C0C">
        <w:rPr>
          <w:rFonts w:ascii="Courier New" w:hAnsi="Courier New" w:cs="Courier New"/>
          <w:sz w:val="18"/>
          <w:szCs w:val="18"/>
        </w:rPr>
        <w:t>输出为：</w:t>
      </w:r>
      <w:r w:rsidRPr="00BF6C0C">
        <w:rPr>
          <w:rFonts w:ascii="Courier New" w:hAnsi="Courier New" w:cs="Courier New"/>
          <w:sz w:val="18"/>
          <w:szCs w:val="18"/>
        </w:rPr>
        <w:t>",solution.numRabbits(inputnum))</w:t>
      </w:r>
      <w:r w:rsidR="004805A6" w:rsidRPr="00BF6C0C">
        <w:rPr>
          <w:rFonts w:ascii="Courier New" w:hAnsi="Courier New" w:cs="Courier New"/>
          <w:sz w:val="18"/>
          <w:szCs w:val="18"/>
        </w:rPr>
        <w:br/>
      </w:r>
      <w:r w:rsidR="004805A6">
        <w:rPr>
          <w:rFonts w:ascii="黑体" w:eastAsia="黑体" w:hAnsi="等线 Light"/>
          <w:bCs/>
        </w:rPr>
        <w:t>4.运行结果</w:t>
      </w:r>
    </w:p>
    <w:p w:rsidR="00BF6C0C" w:rsidRDefault="00BF6C0C" w:rsidP="008F25D0">
      <w:pPr>
        <w:widowControl/>
        <w:jc w:val="left"/>
      </w:pPr>
      <w:r>
        <w:rPr>
          <w:rFonts w:hint="eastAsia"/>
        </w:rPr>
        <w:t>输入为：</w:t>
      </w:r>
      <w:r>
        <w:rPr>
          <w:rFonts w:hint="eastAsia"/>
        </w:rPr>
        <w:t>[1, 1, 2]</w:t>
      </w:r>
    </w:p>
    <w:p w:rsidR="002C1D9D" w:rsidRDefault="00BF6C0C" w:rsidP="008F25D0">
      <w:pPr>
        <w:widowControl/>
        <w:jc w:val="left"/>
      </w:pPr>
      <w:r>
        <w:rPr>
          <w:rFonts w:hint="eastAsia"/>
        </w:rPr>
        <w:t>输出为：</w:t>
      </w:r>
      <w:r>
        <w:rPr>
          <w:rFonts w:hint="eastAsia"/>
        </w:rPr>
        <w:t>5</w:t>
      </w:r>
    </w:p>
    <w:p w:rsidR="00BF6C0C" w:rsidRDefault="00BF6C0C" w:rsidP="008F25D0">
      <w:pPr>
        <w:widowControl/>
        <w:jc w:val="left"/>
      </w:pP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48" w:name="_Toc10452955"/>
      <w:bookmarkStart w:id="849" w:name="_Toc17299629"/>
      <w:bookmarkStart w:id="850" w:name="_Toc17300703"/>
      <w:bookmarkStart w:id="851" w:name="_Toc1730101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206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最大分块排序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48"/>
      <w:bookmarkEnd w:id="849"/>
      <w:bookmarkEnd w:id="850"/>
      <w:bookmarkEnd w:id="85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>class Solution(object):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def maxChunksToSorted(self, arr):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def dfs(cur, localmax):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visited[cur] = True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localmax = max(localmax, cur)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if not visited[arr[cur]]: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    return dfs(arr[cur], localmax)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return localmax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visited = [False] * len(arr)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count = 0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i = 0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while i &lt; len(arr):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localmax = dfs(i, -1)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i += 1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while i &lt; localmax + 1: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    if not visited[i]: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        localmax = dfs(i, localmax)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    i += 1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count += 1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return count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BF6C0C" w:rsidRPr="00BF6C0C" w:rsidRDefault="00BF6C0C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arr = [1,0,2,3,4]</w:t>
      </w:r>
    </w:p>
    <w:p w:rsidR="00BF6C0C" w:rsidRPr="00BF6C0C" w:rsidRDefault="00BF6C0C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print("</w:t>
      </w:r>
      <w:r w:rsidRPr="00BF6C0C">
        <w:rPr>
          <w:rFonts w:ascii="Courier New" w:hAnsi="Courier New" w:cs="Courier New"/>
          <w:sz w:val="18"/>
          <w:szCs w:val="18"/>
        </w:rPr>
        <w:t>输入为：</w:t>
      </w:r>
      <w:r w:rsidRPr="00BF6C0C">
        <w:rPr>
          <w:rFonts w:ascii="Courier New" w:hAnsi="Courier New" w:cs="Courier New"/>
          <w:sz w:val="18"/>
          <w:szCs w:val="18"/>
        </w:rPr>
        <w:t>",arr)</w:t>
      </w:r>
    </w:p>
    <w:p w:rsidR="002C1D9D" w:rsidRDefault="00BF6C0C" w:rsidP="008F25D0">
      <w:pPr>
        <w:pStyle w:val="HTML"/>
        <w:shd w:val="clear" w:color="auto" w:fill="FFFFFF"/>
        <w:rPr>
          <w:rFonts w:ascii="黑体" w:eastAsia="黑体" w:hAnsi="等线 Light" w:hint="default"/>
          <w:bCs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print("</w:t>
      </w:r>
      <w:r w:rsidRPr="00BF6C0C">
        <w:rPr>
          <w:rFonts w:ascii="Courier New" w:hAnsi="Courier New" w:cs="Courier New"/>
          <w:sz w:val="18"/>
          <w:szCs w:val="18"/>
        </w:rPr>
        <w:t>输出为：</w:t>
      </w:r>
      <w:r w:rsidRPr="00BF6C0C">
        <w:rPr>
          <w:rFonts w:ascii="Courier New" w:hAnsi="Courier New" w:cs="Courier New"/>
          <w:sz w:val="18"/>
          <w:szCs w:val="18"/>
        </w:rPr>
        <w:t>",solution.maxChunksToSorted(arr))</w:t>
      </w:r>
      <w:r w:rsidR="004805A6" w:rsidRPr="00BF6C0C">
        <w:rPr>
          <w:rFonts w:ascii="Courier New" w:hAnsi="Courier New" w:cs="Courier New"/>
          <w:sz w:val="18"/>
          <w:szCs w:val="18"/>
        </w:rPr>
        <w:br/>
      </w:r>
      <w:r w:rsidR="004805A6">
        <w:rPr>
          <w:rFonts w:ascii="黑体" w:eastAsia="黑体" w:hAnsi="等线 Light"/>
          <w:bCs/>
        </w:rPr>
        <w:t>4.运行结果</w:t>
      </w:r>
    </w:p>
    <w:p w:rsidR="00BF6C0C" w:rsidRDefault="00BF6C0C" w:rsidP="008F25D0">
      <w:pPr>
        <w:widowControl/>
        <w:jc w:val="left"/>
      </w:pPr>
      <w:r>
        <w:rPr>
          <w:rFonts w:hint="eastAsia"/>
        </w:rPr>
        <w:t>输入为：</w:t>
      </w:r>
      <w:r>
        <w:rPr>
          <w:rFonts w:hint="eastAsia"/>
        </w:rPr>
        <w:t>[1, 0, 2, 3, 4]</w:t>
      </w:r>
    </w:p>
    <w:p w:rsidR="002C1D9D" w:rsidRDefault="00BF6C0C" w:rsidP="008F25D0">
      <w:pPr>
        <w:widowControl/>
        <w:jc w:val="left"/>
      </w:pPr>
      <w:r>
        <w:rPr>
          <w:rFonts w:hint="eastAsia"/>
        </w:rPr>
        <w:t>输出为：</w:t>
      </w:r>
      <w:r>
        <w:rPr>
          <w:rFonts w:hint="eastAsia"/>
        </w:rPr>
        <w:t>4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52" w:name="_Toc10452956"/>
      <w:bookmarkStart w:id="853" w:name="_Toc17299630"/>
      <w:bookmarkStart w:id="854" w:name="_Toc17300704"/>
      <w:bookmarkStart w:id="855" w:name="_Toc17301012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207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分割标签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52"/>
      <w:bookmarkEnd w:id="853"/>
      <w:bookmarkEnd w:id="854"/>
      <w:bookmarkEnd w:id="85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>class Solution(object):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def partitionLabels(self, S):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last = {c: i for i, c in enumerate(S)}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right = left = 0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ans = []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for i, c in enumerate(S):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right = max(right, last[c])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if i == right: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    ans.append(i - left + 1)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        left = i + 1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    return ans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BF6C0C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BF6C0C" w:rsidRPr="00BF6C0C" w:rsidRDefault="00BF6C0C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s = "ababcbacadefegdehijhklij"</w:t>
      </w:r>
    </w:p>
    <w:p w:rsidR="00BF6C0C" w:rsidRPr="00BF6C0C" w:rsidRDefault="00BF6C0C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print("</w:t>
      </w:r>
      <w:r w:rsidRPr="00BF6C0C">
        <w:rPr>
          <w:rFonts w:ascii="Courier New" w:hAnsi="Courier New" w:cs="Courier New"/>
          <w:sz w:val="18"/>
          <w:szCs w:val="18"/>
        </w:rPr>
        <w:t>输入为：</w:t>
      </w:r>
      <w:r w:rsidRPr="00BF6C0C">
        <w:rPr>
          <w:rFonts w:ascii="Courier New" w:hAnsi="Courier New" w:cs="Courier New"/>
          <w:sz w:val="18"/>
          <w:szCs w:val="18"/>
        </w:rPr>
        <w:t>",s)</w:t>
      </w:r>
    </w:p>
    <w:p w:rsidR="002C1D9D" w:rsidRDefault="00BF6C0C" w:rsidP="008F25D0">
      <w:pPr>
        <w:pStyle w:val="HTML"/>
        <w:shd w:val="clear" w:color="auto" w:fill="FFFFFF"/>
        <w:rPr>
          <w:rFonts w:ascii="黑体" w:eastAsia="黑体" w:hAnsi="等线 Light" w:hint="default"/>
          <w:bCs/>
        </w:rPr>
      </w:pPr>
      <w:r w:rsidRPr="00BF6C0C">
        <w:rPr>
          <w:rFonts w:ascii="Courier New" w:hAnsi="Courier New" w:cs="Courier New"/>
          <w:sz w:val="18"/>
          <w:szCs w:val="18"/>
        </w:rPr>
        <w:t xml:space="preserve">    print("</w:t>
      </w:r>
      <w:r w:rsidRPr="00BF6C0C">
        <w:rPr>
          <w:rFonts w:ascii="Courier New" w:hAnsi="Courier New" w:cs="Courier New"/>
          <w:sz w:val="18"/>
          <w:szCs w:val="18"/>
        </w:rPr>
        <w:t>输出为：</w:t>
      </w:r>
      <w:r w:rsidRPr="00BF6C0C">
        <w:rPr>
          <w:rFonts w:ascii="Courier New" w:hAnsi="Courier New" w:cs="Courier New"/>
          <w:sz w:val="18"/>
          <w:szCs w:val="18"/>
        </w:rPr>
        <w:t>",solution.partitionLabels(s))</w:t>
      </w:r>
      <w:r w:rsidR="004805A6" w:rsidRPr="00BF6C0C">
        <w:rPr>
          <w:rFonts w:ascii="Courier New" w:hAnsi="Courier New" w:cs="Courier New"/>
          <w:sz w:val="18"/>
          <w:szCs w:val="18"/>
        </w:rPr>
        <w:br/>
      </w:r>
      <w:r w:rsidR="004805A6">
        <w:rPr>
          <w:rFonts w:ascii="黑体" w:eastAsia="黑体" w:hAnsi="等线 Light"/>
          <w:bCs/>
        </w:rPr>
        <w:t>4.运行结果</w:t>
      </w:r>
    </w:p>
    <w:p w:rsidR="00BF6C0C" w:rsidRDefault="00BF6C0C" w:rsidP="008F25D0">
      <w:pPr>
        <w:widowControl/>
        <w:jc w:val="left"/>
      </w:pPr>
      <w:r>
        <w:rPr>
          <w:rFonts w:hint="eastAsia"/>
        </w:rPr>
        <w:t>输入为：</w:t>
      </w:r>
      <w:r>
        <w:rPr>
          <w:rFonts w:hint="eastAsia"/>
        </w:rPr>
        <w:t>ababcbacadefegdehijhklij</w:t>
      </w:r>
    </w:p>
    <w:p w:rsidR="002C1D9D" w:rsidRDefault="00BF6C0C" w:rsidP="008F25D0">
      <w:pPr>
        <w:widowControl/>
        <w:jc w:val="left"/>
      </w:pPr>
      <w:r>
        <w:rPr>
          <w:rFonts w:hint="eastAsia"/>
        </w:rPr>
        <w:t>输出为：</w:t>
      </w:r>
      <w:r>
        <w:rPr>
          <w:rFonts w:hint="eastAsia"/>
        </w:rPr>
        <w:t>[9, 7, 8]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56" w:name="_Toc10452957"/>
      <w:bookmarkStart w:id="857" w:name="_Toc17299631"/>
      <w:bookmarkStart w:id="858" w:name="_Toc17300705"/>
      <w:bookmarkStart w:id="859" w:name="_Toc1730101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208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网络延迟时间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56"/>
      <w:bookmarkEnd w:id="857"/>
      <w:bookmarkEnd w:id="858"/>
      <w:bookmarkEnd w:id="85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</w:t>
      </w:r>
      <w:r w:rsidR="007C1E13">
        <w:rPr>
          <w:rFonts w:ascii="Courier New" w:hAnsi="Courier New" w:cs="Courier New"/>
          <w:sz w:val="18"/>
          <w:szCs w:val="18"/>
        </w:rPr>
        <w:t>#</w:t>
      </w:r>
      <w:r w:rsidR="007C1E13">
        <w:rPr>
          <w:rFonts w:ascii="Courier New" w:hAnsi="Courier New" w:cs="Courier New"/>
          <w:sz w:val="18"/>
          <w:szCs w:val="18"/>
        </w:rPr>
        <w:t>参数</w:t>
      </w:r>
      <w:r w:rsidRPr="001E4F31">
        <w:rPr>
          <w:rFonts w:ascii="Courier New" w:hAnsi="Courier New" w:cs="Courier New"/>
          <w:sz w:val="18"/>
          <w:szCs w:val="18"/>
        </w:rPr>
        <w:t>times</w:t>
      </w:r>
      <w:r w:rsidR="007C1E13">
        <w:rPr>
          <w:rFonts w:ascii="Courier New" w:hAnsi="Courier New" w:cs="Courier New"/>
          <w:sz w:val="18"/>
          <w:szCs w:val="18"/>
        </w:rPr>
        <w:t>为数组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</w:t>
      </w:r>
      <w:r w:rsidR="007C1E13">
        <w:rPr>
          <w:rFonts w:ascii="Courier New" w:hAnsi="Courier New" w:cs="Courier New"/>
          <w:sz w:val="18"/>
          <w:szCs w:val="18"/>
        </w:rPr>
        <w:t>#</w:t>
      </w:r>
      <w:r w:rsidR="007C1E13">
        <w:rPr>
          <w:rFonts w:ascii="Courier New" w:hAnsi="Courier New" w:cs="Courier New"/>
          <w:sz w:val="18"/>
          <w:szCs w:val="18"/>
        </w:rPr>
        <w:t>参数</w:t>
      </w:r>
      <w:r w:rsidRPr="001E4F31">
        <w:rPr>
          <w:rFonts w:ascii="Courier New" w:hAnsi="Courier New" w:cs="Courier New"/>
          <w:sz w:val="18"/>
          <w:szCs w:val="18"/>
        </w:rPr>
        <w:t>N</w:t>
      </w:r>
      <w:r w:rsidR="007C1E13">
        <w:rPr>
          <w:rFonts w:ascii="Courier New" w:hAnsi="Courier New" w:cs="Courier New"/>
          <w:sz w:val="18"/>
          <w:szCs w:val="18"/>
        </w:rPr>
        <w:t>为整数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</w:t>
      </w:r>
      <w:r w:rsidR="007C1E13">
        <w:rPr>
          <w:rFonts w:ascii="Courier New" w:hAnsi="Courier New" w:cs="Courier New"/>
          <w:sz w:val="18"/>
          <w:szCs w:val="18"/>
        </w:rPr>
        <w:t>#</w:t>
      </w:r>
      <w:r w:rsidR="007C1E13">
        <w:rPr>
          <w:rFonts w:ascii="Courier New" w:hAnsi="Courier New" w:cs="Courier New"/>
          <w:sz w:val="18"/>
          <w:szCs w:val="18"/>
        </w:rPr>
        <w:t>参数</w:t>
      </w:r>
      <w:r w:rsidRPr="001E4F31">
        <w:rPr>
          <w:rFonts w:ascii="Courier New" w:hAnsi="Courier New" w:cs="Courier New"/>
          <w:sz w:val="18"/>
          <w:szCs w:val="18"/>
        </w:rPr>
        <w:t>K</w:t>
      </w:r>
      <w:r w:rsidR="007C1E13">
        <w:rPr>
          <w:rFonts w:ascii="Courier New" w:hAnsi="Courier New" w:cs="Courier New"/>
          <w:sz w:val="18"/>
          <w:szCs w:val="18"/>
        </w:rPr>
        <w:t>为整数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</w:t>
      </w:r>
      <w:r w:rsidR="007C1E13">
        <w:rPr>
          <w:rFonts w:ascii="Courier New" w:hAnsi="Courier New" w:cs="Courier New"/>
          <w:sz w:val="18"/>
          <w:szCs w:val="18"/>
        </w:rPr>
        <w:t>#</w:t>
      </w:r>
      <w:r w:rsidR="007C1E13">
        <w:rPr>
          <w:rFonts w:ascii="Courier New" w:hAnsi="Courier New" w:cs="Courier New"/>
          <w:sz w:val="18"/>
          <w:szCs w:val="18"/>
        </w:rPr>
        <w:t>返回整数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def networkDelayTime(self, times, N, K):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INF = 0x3f3f3f3f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G = [[INF for i in range(N + 1)] for j in range(N + 1)]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for i in range(1, N + 1):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G[i][i] = 0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for i in range(0, len(times)):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G[times[i][0]][times[i][1]] = times[i][2]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dis = G[K][:]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vis = [0] * (N + 1)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for i in range(0, N - 1):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lastRenderedPageBreak/>
        <w:t xml:space="preserve">            Mini = INF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p = K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for j in range(1, N + 1):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    if vis[j] == 0 and dis[j] &lt; Mini: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        Mini = dis[j]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        p = j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vis[p] = 1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for j in range(1, N + 1):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    if vis[j] == 0 and dis[j] &gt; dis[p] + G[p][j]: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        dis[j] = dis[p] + G[p][j]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ans = 0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for i in range(1, N + 1):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ans = max(ans, dis[i])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if ans == INF: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    return -1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    return ans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1E4F3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E4F31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7C1E13" w:rsidRPr="007C1E13" w:rsidRDefault="007C1E13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C1E13">
        <w:rPr>
          <w:rFonts w:ascii="Courier New" w:hAnsi="Courier New" w:cs="Courier New"/>
          <w:sz w:val="18"/>
          <w:szCs w:val="18"/>
        </w:rPr>
        <w:t xml:space="preserve">    times=[[2,1,1],[2,3,1],[3,4,1]]</w:t>
      </w:r>
    </w:p>
    <w:p w:rsidR="007C1E13" w:rsidRPr="007C1E13" w:rsidRDefault="007C1E13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C1E13">
        <w:rPr>
          <w:rFonts w:ascii="Courier New" w:hAnsi="Courier New" w:cs="Courier New"/>
          <w:sz w:val="18"/>
          <w:szCs w:val="18"/>
        </w:rPr>
        <w:t xml:space="preserve">    N=4</w:t>
      </w:r>
    </w:p>
    <w:p w:rsidR="007C1E13" w:rsidRPr="007C1E13" w:rsidRDefault="007C1E13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C1E13">
        <w:rPr>
          <w:rFonts w:ascii="Courier New" w:hAnsi="Courier New" w:cs="Courier New"/>
          <w:sz w:val="18"/>
          <w:szCs w:val="18"/>
        </w:rPr>
        <w:t xml:space="preserve">    K=2</w:t>
      </w:r>
    </w:p>
    <w:p w:rsidR="007C1E13" w:rsidRPr="007C1E13" w:rsidRDefault="007C1E13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C1E13">
        <w:rPr>
          <w:rFonts w:ascii="Courier New" w:hAnsi="Courier New" w:cs="Courier New"/>
          <w:sz w:val="18"/>
          <w:szCs w:val="18"/>
        </w:rPr>
        <w:t xml:space="preserve">    print("</w:t>
      </w:r>
      <w:r w:rsidRPr="007C1E13">
        <w:rPr>
          <w:rFonts w:ascii="Courier New" w:hAnsi="Courier New" w:cs="Courier New"/>
          <w:sz w:val="18"/>
          <w:szCs w:val="18"/>
        </w:rPr>
        <w:t>时间矩阵为：</w:t>
      </w:r>
      <w:r w:rsidRPr="007C1E13">
        <w:rPr>
          <w:rFonts w:ascii="Courier New" w:hAnsi="Courier New" w:cs="Courier New"/>
          <w:sz w:val="18"/>
          <w:szCs w:val="18"/>
        </w:rPr>
        <w:t>",times)</w:t>
      </w:r>
    </w:p>
    <w:p w:rsidR="007C1E13" w:rsidRPr="007C1E13" w:rsidRDefault="007C1E13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C1E13">
        <w:rPr>
          <w:rFonts w:ascii="Courier New" w:hAnsi="Courier New" w:cs="Courier New"/>
          <w:sz w:val="18"/>
          <w:szCs w:val="18"/>
        </w:rPr>
        <w:t xml:space="preserve">    print("</w:t>
      </w:r>
      <w:r w:rsidRPr="007C1E13">
        <w:rPr>
          <w:rFonts w:ascii="Courier New" w:hAnsi="Courier New" w:cs="Courier New"/>
          <w:sz w:val="18"/>
          <w:szCs w:val="18"/>
        </w:rPr>
        <w:t>网络大小为：</w:t>
      </w:r>
      <w:r w:rsidRPr="007C1E13">
        <w:rPr>
          <w:rFonts w:ascii="Courier New" w:hAnsi="Courier New" w:cs="Courier New"/>
          <w:sz w:val="18"/>
          <w:szCs w:val="18"/>
        </w:rPr>
        <w:t>",N)</w:t>
      </w:r>
    </w:p>
    <w:p w:rsidR="007C1E13" w:rsidRPr="007C1E13" w:rsidRDefault="007C1E13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C1E13">
        <w:rPr>
          <w:rFonts w:ascii="Courier New" w:hAnsi="Courier New" w:cs="Courier New"/>
          <w:sz w:val="18"/>
          <w:szCs w:val="18"/>
        </w:rPr>
        <w:t xml:space="preserve">    print("</w:t>
      </w:r>
      <w:r w:rsidRPr="007C1E13">
        <w:rPr>
          <w:rFonts w:ascii="Courier New" w:hAnsi="Courier New" w:cs="Courier New"/>
          <w:sz w:val="18"/>
          <w:szCs w:val="18"/>
        </w:rPr>
        <w:t>起始节点为：</w:t>
      </w:r>
      <w:r w:rsidRPr="007C1E13">
        <w:rPr>
          <w:rFonts w:ascii="Courier New" w:hAnsi="Courier New" w:cs="Courier New"/>
          <w:sz w:val="18"/>
          <w:szCs w:val="18"/>
        </w:rPr>
        <w:t>",K)</w:t>
      </w:r>
    </w:p>
    <w:p w:rsidR="002C1D9D" w:rsidRPr="001E4F31" w:rsidRDefault="007C1E13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7C1E13">
        <w:rPr>
          <w:rFonts w:ascii="Courier New" w:hAnsi="Courier New" w:cs="Courier New"/>
          <w:sz w:val="18"/>
          <w:szCs w:val="18"/>
        </w:rPr>
        <w:t xml:space="preserve">    print("</w:t>
      </w:r>
      <w:r w:rsidRPr="007C1E13">
        <w:rPr>
          <w:rFonts w:ascii="Courier New" w:hAnsi="Courier New" w:cs="Courier New"/>
          <w:sz w:val="18"/>
          <w:szCs w:val="18"/>
        </w:rPr>
        <w:t>最小花费为：</w:t>
      </w:r>
      <w:r w:rsidRPr="007C1E13">
        <w:rPr>
          <w:rFonts w:ascii="Courier New" w:hAnsi="Courier New" w:cs="Courier New"/>
          <w:sz w:val="18"/>
          <w:szCs w:val="18"/>
        </w:rPr>
        <w:t>",solution.networkDelayTime(times,N,K))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60" w:name="_Toc10452958"/>
      <w:bookmarkStart w:id="861" w:name="_Toc17299632"/>
      <w:bookmarkStart w:id="862" w:name="_Toc17300706"/>
      <w:bookmarkStart w:id="863" w:name="_Toc1730101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209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洪水填充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60"/>
      <w:bookmarkEnd w:id="861"/>
      <w:bookmarkEnd w:id="862"/>
      <w:bookmarkEnd w:id="863"/>
      <w:r w:rsidR="00C71419" w:rsidRP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>class Solution(object):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 xml:space="preserve">    def floodFill(self, image, sr, sc, newColor):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 xml:space="preserve">        rows, cols, orig_color = len(image), len(image[0]), image[sr][sc]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 xml:space="preserve">        def traverse(row, col):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 xml:space="preserve">            if (not (0 &lt;= row &lt; rows and 0 &lt;= col &lt; cols)) or image[row][col] != orig_color: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 xml:space="preserve">                return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 xml:space="preserve">            image[row][col] = newColor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 xml:space="preserve">            [traverse(row + x, col + y) for (x, y) in ((0, 1), (1, 0), (0, -1), (-1, 0))]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 xml:space="preserve">        if orig_color != newColor: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 xml:space="preserve">            traverse(sr, sc)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 xml:space="preserve">        return image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DD7DE2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DD7DE2">
        <w:rPr>
          <w:rFonts w:ascii="Courier New" w:hAnsi="Courier New" w:cs="Courier New"/>
          <w:sz w:val="18"/>
          <w:szCs w:val="18"/>
        </w:rPr>
        <w:lastRenderedPageBreak/>
        <w:t xml:space="preserve">    solution=Solution()</w:t>
      </w:r>
    </w:p>
    <w:p w:rsidR="000677D4" w:rsidRPr="000677D4" w:rsidRDefault="000677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image = [[1,1,1],[1,1,0],[1,0,1]]</w:t>
      </w:r>
    </w:p>
    <w:p w:rsidR="000677D4" w:rsidRPr="000677D4" w:rsidRDefault="000677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sr = 1</w:t>
      </w:r>
    </w:p>
    <w:p w:rsidR="000677D4" w:rsidRPr="000677D4" w:rsidRDefault="000677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sc = 1</w:t>
      </w:r>
    </w:p>
    <w:p w:rsidR="000677D4" w:rsidRPr="000677D4" w:rsidRDefault="000677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newColor = 2</w:t>
      </w:r>
    </w:p>
    <w:p w:rsidR="000677D4" w:rsidRPr="000677D4" w:rsidRDefault="000677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print("</w:t>
      </w:r>
      <w:r w:rsidRPr="000677D4">
        <w:rPr>
          <w:rFonts w:ascii="Courier New" w:hAnsi="Courier New" w:cs="Courier New"/>
          <w:sz w:val="18"/>
          <w:szCs w:val="18"/>
        </w:rPr>
        <w:t>输入图像为：</w:t>
      </w:r>
      <w:r w:rsidRPr="000677D4">
        <w:rPr>
          <w:rFonts w:ascii="Courier New" w:hAnsi="Courier New" w:cs="Courier New"/>
          <w:sz w:val="18"/>
          <w:szCs w:val="18"/>
        </w:rPr>
        <w:t>",image)</w:t>
      </w:r>
    </w:p>
    <w:p w:rsidR="000677D4" w:rsidRPr="000677D4" w:rsidRDefault="000677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print("</w:t>
      </w:r>
      <w:r w:rsidRPr="000677D4">
        <w:rPr>
          <w:rFonts w:ascii="Courier New" w:hAnsi="Courier New" w:cs="Courier New"/>
          <w:sz w:val="18"/>
          <w:szCs w:val="18"/>
        </w:rPr>
        <w:t>输入坐标为：</w:t>
      </w:r>
      <w:r w:rsidRPr="000677D4">
        <w:rPr>
          <w:rFonts w:ascii="Courier New" w:hAnsi="Courier New" w:cs="Courier New"/>
          <w:sz w:val="18"/>
          <w:szCs w:val="18"/>
        </w:rPr>
        <w:t xml:space="preserve"> [",sr,",",sc,"]")</w:t>
      </w:r>
    </w:p>
    <w:p w:rsidR="000677D4" w:rsidRPr="000677D4" w:rsidRDefault="000677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print("</w:t>
      </w:r>
      <w:r w:rsidRPr="000677D4">
        <w:rPr>
          <w:rFonts w:ascii="Courier New" w:hAnsi="Courier New" w:cs="Courier New"/>
          <w:sz w:val="18"/>
          <w:szCs w:val="18"/>
        </w:rPr>
        <w:t>输入颜色为：</w:t>
      </w:r>
      <w:r w:rsidRPr="000677D4">
        <w:rPr>
          <w:rFonts w:ascii="Courier New" w:hAnsi="Courier New" w:cs="Courier New"/>
          <w:sz w:val="18"/>
          <w:szCs w:val="18"/>
        </w:rPr>
        <w:t>",newColor)</w:t>
      </w:r>
    </w:p>
    <w:p w:rsidR="002C1D9D" w:rsidRPr="00DD7DE2" w:rsidRDefault="000677D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0677D4">
        <w:rPr>
          <w:rFonts w:ascii="Courier New" w:hAnsi="Courier New" w:cs="Courier New"/>
          <w:sz w:val="18"/>
          <w:szCs w:val="18"/>
        </w:rPr>
        <w:t xml:space="preserve">    print("</w:t>
      </w:r>
      <w:r w:rsidR="0001315A">
        <w:rPr>
          <w:rFonts w:ascii="Courier New" w:hAnsi="Courier New" w:cs="Courier New"/>
          <w:sz w:val="18"/>
          <w:szCs w:val="18"/>
        </w:rPr>
        <w:t>输</w:t>
      </w:r>
      <w:r w:rsidR="0001315A" w:rsidRPr="0001315A">
        <w:rPr>
          <w:rFonts w:ascii="Courier New" w:hAnsi="Courier New" w:cs="Courier New"/>
          <w:color w:val="FF0000"/>
          <w:sz w:val="18"/>
          <w:szCs w:val="18"/>
        </w:rPr>
        <w:t>出</w:t>
      </w:r>
      <w:r w:rsidRPr="000677D4">
        <w:rPr>
          <w:rFonts w:ascii="Courier New" w:hAnsi="Courier New" w:cs="Courier New"/>
          <w:sz w:val="18"/>
          <w:szCs w:val="18"/>
        </w:rPr>
        <w:t>图像为：</w:t>
      </w:r>
      <w:r w:rsidRPr="000677D4">
        <w:rPr>
          <w:rFonts w:ascii="Courier New" w:hAnsi="Courier New" w:cs="Courier New"/>
          <w:sz w:val="18"/>
          <w:szCs w:val="18"/>
        </w:rPr>
        <w:t>",(solution.floodFill(image,sr,sc,newColor)))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64" w:name="_Toc10452959"/>
      <w:bookmarkStart w:id="865" w:name="_Toc17299633"/>
      <w:bookmarkStart w:id="866" w:name="_Toc17300707"/>
      <w:bookmarkStart w:id="867" w:name="_Toc1730101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210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映射配对之和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64"/>
      <w:bookmarkEnd w:id="865"/>
      <w:bookmarkEnd w:id="866"/>
      <w:bookmarkEnd w:id="86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>class TrieNode: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def __init__(self):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self.son = {}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self.val = 0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>class Trie: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root = TrieNode()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def insert(self, s, val):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cur = self.root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for i in range(0, len(s)):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    if s[i] not in cur.son: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        cur.son[s[i]] = TrieNode()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    cur = cur.son[s[i]]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    cur.val += val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def find(self, s):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cur = self.root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for i in range(0, len(s)):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    if s[i] not in cur.son: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        return 0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    cur = cur.son[s[i]]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return cur.val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>class MapSum: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def __init__(self):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self.d = {}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self.trie = Trie()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def insert(self, key, val):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</w:t>
      </w:r>
      <w:r w:rsidR="006C1DF9">
        <w:rPr>
          <w:rFonts w:ascii="Courier New" w:hAnsi="Courier New" w:cs="Courier New" w:hint="default"/>
          <w:sz w:val="18"/>
          <w:szCs w:val="18"/>
        </w:rPr>
        <w:t>#</w:t>
      </w:r>
      <w:r w:rsidR="006C1DF9">
        <w:rPr>
          <w:rFonts w:ascii="Courier New" w:hAnsi="Courier New" w:cs="Courier New"/>
          <w:sz w:val="18"/>
          <w:szCs w:val="18"/>
        </w:rPr>
        <w:t>参数</w:t>
      </w:r>
      <w:r w:rsidRPr="006C1DF9">
        <w:rPr>
          <w:rFonts w:ascii="Courier New" w:hAnsi="Courier New" w:cs="Courier New"/>
          <w:sz w:val="18"/>
          <w:szCs w:val="18"/>
        </w:rPr>
        <w:t>key</w:t>
      </w:r>
      <w:r w:rsidR="006C1DF9">
        <w:rPr>
          <w:rFonts w:ascii="Courier New" w:hAnsi="Courier New" w:cs="Courier New"/>
          <w:sz w:val="18"/>
          <w:szCs w:val="18"/>
        </w:rPr>
        <w:t>为字符串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</w:t>
      </w:r>
      <w:r w:rsidR="006C1DF9">
        <w:rPr>
          <w:rFonts w:ascii="Courier New" w:hAnsi="Courier New" w:cs="Courier New" w:hint="default"/>
          <w:sz w:val="18"/>
          <w:szCs w:val="18"/>
        </w:rPr>
        <w:t>#</w:t>
      </w:r>
      <w:r w:rsidR="006C1DF9">
        <w:rPr>
          <w:rFonts w:ascii="Courier New" w:hAnsi="Courier New" w:cs="Courier New"/>
          <w:sz w:val="18"/>
          <w:szCs w:val="18"/>
        </w:rPr>
        <w:t>参数</w:t>
      </w:r>
      <w:r w:rsidRPr="006C1DF9">
        <w:rPr>
          <w:rFonts w:ascii="Courier New" w:hAnsi="Courier New" w:cs="Courier New"/>
          <w:sz w:val="18"/>
          <w:szCs w:val="18"/>
        </w:rPr>
        <w:t>val</w:t>
      </w:r>
      <w:r w:rsidR="006C1DF9">
        <w:rPr>
          <w:rFonts w:ascii="Courier New" w:hAnsi="Courier New" w:cs="Courier New"/>
          <w:sz w:val="18"/>
          <w:szCs w:val="18"/>
        </w:rPr>
        <w:t>为整数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</w:t>
      </w:r>
      <w:r w:rsidR="006C1DF9">
        <w:rPr>
          <w:rFonts w:ascii="Courier New" w:hAnsi="Courier New" w:cs="Courier New" w:hint="default"/>
          <w:sz w:val="18"/>
          <w:szCs w:val="18"/>
        </w:rPr>
        <w:t>#</w:t>
      </w:r>
      <w:r w:rsidR="006C1DF9">
        <w:rPr>
          <w:rFonts w:ascii="Courier New" w:hAnsi="Courier New" w:cs="Courier New"/>
          <w:sz w:val="18"/>
          <w:szCs w:val="18"/>
        </w:rPr>
        <w:t>无返回值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if key in self.d: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    self.trie.insert(key, val - self.d[key])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lastRenderedPageBreak/>
        <w:t xml:space="preserve">        else: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    self.trie.insert(key, val)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self.d[key] = val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def sum(self, prefix):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</w:t>
      </w:r>
      <w:r w:rsidR="006C1DF9">
        <w:rPr>
          <w:rFonts w:ascii="Courier New" w:hAnsi="Courier New" w:cs="Courier New" w:hint="default"/>
          <w:sz w:val="18"/>
          <w:szCs w:val="18"/>
        </w:rPr>
        <w:t>#</w:t>
      </w:r>
      <w:r w:rsidR="006C1DF9">
        <w:rPr>
          <w:rFonts w:ascii="Courier New" w:hAnsi="Courier New" w:cs="Courier New"/>
          <w:sz w:val="18"/>
          <w:szCs w:val="18"/>
        </w:rPr>
        <w:t>参数</w:t>
      </w:r>
      <w:r w:rsidRPr="006C1DF9">
        <w:rPr>
          <w:rFonts w:ascii="Courier New" w:hAnsi="Courier New" w:cs="Courier New"/>
          <w:sz w:val="18"/>
          <w:szCs w:val="18"/>
        </w:rPr>
        <w:t>prefix</w:t>
      </w:r>
      <w:r w:rsidR="006C1DF9">
        <w:rPr>
          <w:rFonts w:ascii="Courier New" w:hAnsi="Courier New" w:cs="Courier New"/>
          <w:sz w:val="18"/>
          <w:szCs w:val="18"/>
        </w:rPr>
        <w:t>为字符串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</w:t>
      </w:r>
      <w:r w:rsidR="006C1DF9">
        <w:rPr>
          <w:rFonts w:ascii="Courier New" w:hAnsi="Courier New" w:cs="Courier New" w:hint="default"/>
          <w:sz w:val="18"/>
          <w:szCs w:val="18"/>
        </w:rPr>
        <w:t>#</w:t>
      </w:r>
      <w:r w:rsidR="006C1DF9">
        <w:rPr>
          <w:rFonts w:ascii="Courier New" w:hAnsi="Courier New" w:cs="Courier New"/>
          <w:sz w:val="18"/>
          <w:szCs w:val="18"/>
        </w:rPr>
        <w:t>返回整型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    return self.trie.find(prefix)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6C1DF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mapsum=MapSum()</w:t>
      </w:r>
    </w:p>
    <w:p w:rsidR="006C1DF9" w:rsidRPr="006C1DF9" w:rsidRDefault="006C1DF9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print("</w:t>
      </w:r>
      <w:r w:rsidRPr="006C1DF9">
        <w:rPr>
          <w:rFonts w:ascii="Courier New" w:hAnsi="Courier New" w:cs="Courier New"/>
          <w:sz w:val="18"/>
          <w:szCs w:val="18"/>
        </w:rPr>
        <w:t>插入方法：</w:t>
      </w:r>
      <w:r w:rsidRPr="006C1DF9">
        <w:rPr>
          <w:rFonts w:ascii="Courier New" w:hAnsi="Courier New" w:cs="Courier New"/>
          <w:sz w:val="18"/>
          <w:szCs w:val="18"/>
        </w:rPr>
        <w:t>")</w:t>
      </w:r>
    </w:p>
    <w:p w:rsidR="006C1DF9" w:rsidRPr="006C1DF9" w:rsidRDefault="006C1DF9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print(mapsum.insert("apple", 3))</w:t>
      </w:r>
    </w:p>
    <w:p w:rsidR="006C1DF9" w:rsidRPr="006C1DF9" w:rsidRDefault="006C1DF9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print("</w:t>
      </w:r>
      <w:r w:rsidRPr="006C1DF9">
        <w:rPr>
          <w:rFonts w:ascii="Courier New" w:hAnsi="Courier New" w:cs="Courier New"/>
          <w:sz w:val="18"/>
          <w:szCs w:val="18"/>
        </w:rPr>
        <w:t>求和方法：</w:t>
      </w:r>
      <w:r w:rsidRPr="006C1DF9">
        <w:rPr>
          <w:rFonts w:ascii="Courier New" w:hAnsi="Courier New" w:cs="Courier New"/>
          <w:sz w:val="18"/>
          <w:szCs w:val="18"/>
        </w:rPr>
        <w:t>")</w:t>
      </w:r>
    </w:p>
    <w:p w:rsidR="006C1DF9" w:rsidRPr="006C1DF9" w:rsidRDefault="006C1DF9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print(mapsum.sum("ap"))</w:t>
      </w:r>
    </w:p>
    <w:p w:rsidR="006C1DF9" w:rsidRPr="006C1DF9" w:rsidRDefault="006C1DF9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print("</w:t>
      </w:r>
      <w:r w:rsidRPr="006C1DF9">
        <w:rPr>
          <w:rFonts w:ascii="Courier New" w:hAnsi="Courier New" w:cs="Courier New"/>
          <w:sz w:val="18"/>
          <w:szCs w:val="18"/>
        </w:rPr>
        <w:t>插入方法：</w:t>
      </w:r>
      <w:r w:rsidRPr="006C1DF9">
        <w:rPr>
          <w:rFonts w:ascii="Courier New" w:hAnsi="Courier New" w:cs="Courier New"/>
          <w:sz w:val="18"/>
          <w:szCs w:val="18"/>
        </w:rPr>
        <w:t>")</w:t>
      </w:r>
    </w:p>
    <w:p w:rsidR="006C1DF9" w:rsidRPr="006C1DF9" w:rsidRDefault="006C1DF9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print(mapsum.insert("app", 2))</w:t>
      </w:r>
    </w:p>
    <w:p w:rsidR="006C1DF9" w:rsidRPr="006C1DF9" w:rsidRDefault="006C1DF9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print("</w:t>
      </w:r>
      <w:r w:rsidRPr="006C1DF9">
        <w:rPr>
          <w:rFonts w:ascii="Courier New" w:hAnsi="Courier New" w:cs="Courier New"/>
          <w:sz w:val="18"/>
          <w:szCs w:val="18"/>
        </w:rPr>
        <w:t>求和方法：</w:t>
      </w:r>
      <w:r w:rsidRPr="006C1DF9">
        <w:rPr>
          <w:rFonts w:ascii="Courier New" w:hAnsi="Courier New" w:cs="Courier New"/>
          <w:sz w:val="18"/>
          <w:szCs w:val="18"/>
        </w:rPr>
        <w:t>")</w:t>
      </w:r>
    </w:p>
    <w:p w:rsidR="002C1D9D" w:rsidRDefault="006C1DF9" w:rsidP="008F25D0">
      <w:pPr>
        <w:pStyle w:val="HTML"/>
        <w:shd w:val="clear" w:color="auto" w:fill="FFFFFF"/>
        <w:rPr>
          <w:rFonts w:ascii="黑体" w:eastAsia="黑体" w:hAnsi="等线 Light" w:hint="default"/>
          <w:bCs/>
        </w:rPr>
      </w:pPr>
      <w:r w:rsidRPr="006C1DF9">
        <w:rPr>
          <w:rFonts w:ascii="Courier New" w:hAnsi="Courier New" w:cs="Courier New"/>
          <w:sz w:val="18"/>
          <w:szCs w:val="18"/>
        </w:rPr>
        <w:t xml:space="preserve">    print(mapsum.sum("ap"))</w:t>
      </w:r>
      <w:r w:rsidR="004805A6" w:rsidRPr="006C1DF9">
        <w:rPr>
          <w:rFonts w:ascii="Courier New" w:hAnsi="Courier New" w:cs="Courier New"/>
          <w:sz w:val="18"/>
          <w:szCs w:val="18"/>
        </w:rPr>
        <w:br/>
      </w:r>
      <w:r w:rsidR="004805A6">
        <w:rPr>
          <w:rFonts w:ascii="黑体" w:eastAsia="黑体" w:hAnsi="等线 Light"/>
          <w:bCs/>
        </w:rPr>
        <w:t>4.运行结果</w:t>
      </w:r>
    </w:p>
    <w:p w:rsidR="006C1DF9" w:rsidRDefault="006C1DF9" w:rsidP="008F25D0">
      <w:r>
        <w:rPr>
          <w:rFonts w:hint="eastAsia"/>
        </w:rPr>
        <w:t>插入方法：</w:t>
      </w:r>
      <w:r>
        <w:t>None</w:t>
      </w:r>
    </w:p>
    <w:p w:rsidR="006C1DF9" w:rsidRDefault="006C1DF9" w:rsidP="008F25D0">
      <w:r>
        <w:rPr>
          <w:rFonts w:hint="eastAsia"/>
        </w:rPr>
        <w:t>求和方法：</w:t>
      </w:r>
      <w:r>
        <w:t>3</w:t>
      </w:r>
    </w:p>
    <w:p w:rsidR="006C1DF9" w:rsidRDefault="006C1DF9" w:rsidP="008F25D0">
      <w:r>
        <w:rPr>
          <w:rFonts w:hint="eastAsia"/>
        </w:rPr>
        <w:t>插入方法：</w:t>
      </w:r>
      <w:r>
        <w:t>None</w:t>
      </w:r>
    </w:p>
    <w:p w:rsidR="002C1D9D" w:rsidRDefault="006C1DF9" w:rsidP="008F25D0">
      <w:r>
        <w:rPr>
          <w:rFonts w:hint="eastAsia"/>
        </w:rPr>
        <w:t>求和方法：</w:t>
      </w:r>
      <w:r>
        <w:t>5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68" w:name="_Toc10452960"/>
      <w:bookmarkStart w:id="869" w:name="_Toc17299634"/>
      <w:bookmarkStart w:id="870" w:name="_Toc17300708"/>
      <w:bookmarkStart w:id="871" w:name="_Toc1730101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211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最长升序子序列的个数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68"/>
      <w:bookmarkEnd w:id="869"/>
      <w:bookmarkEnd w:id="870"/>
      <w:bookmarkEnd w:id="87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>import collections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>class Solution(object):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def findNumberOfLIS(self, nums):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ans = [0, 0]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l = len(nums)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dp = collections.defaultdict(list)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for i in range(l):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dp[i] = [1, 1]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for i in range(l):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for j in range(i):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    if nums[i] &gt; nums[j]: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        if dp[j][0] + 1 &gt; dp[i][0]: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            dp[i] = [dp[j][0] + 1, dp[j][1]]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        elif dp[j][0] + 1 == dp[i][0]: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            dp[i] = [dp[i][0], dp[i][1] + dp[j][1]]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for i in dp.keys():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if dp[i][0] &gt; ans[0]: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lastRenderedPageBreak/>
        <w:t xml:space="preserve">                ans = [dp[i][0], dp[i][1]]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elif dp[i][0] == ans[0]: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    ans = [dp[i][0], ans[1] + dp[i][1]]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return ans[1]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nums=[1,3,5,4,7]</w:t>
      </w:r>
    </w:p>
    <w:p w:rsidR="00200017" w:rsidRPr="00200017" w:rsidRDefault="00200017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print("</w:t>
      </w:r>
      <w:r w:rsidRPr="00200017">
        <w:rPr>
          <w:rFonts w:ascii="Courier New" w:hAnsi="Courier New" w:cs="Courier New"/>
          <w:sz w:val="18"/>
          <w:szCs w:val="18"/>
        </w:rPr>
        <w:t>输入为：</w:t>
      </w:r>
      <w:r w:rsidRPr="00200017">
        <w:rPr>
          <w:rFonts w:ascii="Courier New" w:hAnsi="Courier New" w:cs="Courier New"/>
          <w:sz w:val="18"/>
          <w:szCs w:val="18"/>
        </w:rPr>
        <w:t>",nums)</w:t>
      </w:r>
    </w:p>
    <w:p w:rsidR="002C1D9D" w:rsidRPr="00200017" w:rsidRDefault="00200017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print("</w:t>
      </w:r>
      <w:r w:rsidRPr="00200017">
        <w:rPr>
          <w:rFonts w:ascii="Courier New" w:hAnsi="Courier New" w:cs="Courier New"/>
          <w:sz w:val="18"/>
          <w:szCs w:val="18"/>
        </w:rPr>
        <w:t>输出为：</w:t>
      </w:r>
      <w:r w:rsidRPr="00200017">
        <w:rPr>
          <w:rFonts w:ascii="Courier New" w:hAnsi="Courier New" w:cs="Courier New"/>
          <w:sz w:val="18"/>
          <w:szCs w:val="18"/>
        </w:rPr>
        <w:t>",solution.findNumberOfLIS(nums))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72" w:name="_Toc10452961"/>
      <w:bookmarkStart w:id="873" w:name="_Toc17299635"/>
      <w:bookmarkStart w:id="874" w:name="_Toc17300709"/>
      <w:bookmarkStart w:id="875" w:name="_Toc1730101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212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最大的交换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72"/>
      <w:bookmarkEnd w:id="873"/>
      <w:bookmarkEnd w:id="874"/>
      <w:bookmarkEnd w:id="87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def maximumSwap(self, num):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res, num = num, list(str(num))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for i in range(len(num) - 1):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for j in range(i + 1, len(num)):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    if int(num[j]) &gt; int(num[i]):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        tmp = int("".join(num[:i] + [num[j]] + num[i + 1:j] + [num[i]] + num[j + 1:]))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            res = max(res, tmp)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    return res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2C1D9D" w:rsidRPr="0020001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00017">
        <w:rPr>
          <w:rFonts w:ascii="Courier New" w:hAnsi="Courier New" w:cs="Courier New"/>
          <w:sz w:val="18"/>
          <w:szCs w:val="18"/>
        </w:rPr>
        <w:t xml:space="preserve">    num=2736</w:t>
      </w:r>
    </w:p>
    <w:p w:rsidR="001929A4" w:rsidRPr="001929A4" w:rsidRDefault="001929A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print("</w:t>
      </w:r>
      <w:r w:rsidRPr="001929A4">
        <w:rPr>
          <w:rFonts w:ascii="Courier New" w:hAnsi="Courier New" w:cs="Courier New"/>
          <w:sz w:val="18"/>
          <w:szCs w:val="18"/>
        </w:rPr>
        <w:t>输入为：</w:t>
      </w:r>
      <w:r w:rsidRPr="001929A4">
        <w:rPr>
          <w:rFonts w:ascii="Courier New" w:hAnsi="Courier New" w:cs="Courier New"/>
          <w:sz w:val="18"/>
          <w:szCs w:val="18"/>
        </w:rPr>
        <w:t>",num)</w:t>
      </w:r>
    </w:p>
    <w:p w:rsidR="002C1D9D" w:rsidRPr="00200017" w:rsidRDefault="001929A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print("</w:t>
      </w:r>
      <w:r w:rsidRPr="001929A4">
        <w:rPr>
          <w:rFonts w:ascii="Courier New" w:hAnsi="Courier New" w:cs="Courier New"/>
          <w:sz w:val="18"/>
          <w:szCs w:val="18"/>
        </w:rPr>
        <w:t>输出为：</w:t>
      </w:r>
      <w:r w:rsidRPr="001929A4">
        <w:rPr>
          <w:rFonts w:ascii="Courier New" w:hAnsi="Courier New" w:cs="Courier New"/>
          <w:sz w:val="18"/>
          <w:szCs w:val="18"/>
        </w:rPr>
        <w:t>",solution.maximumSwap(num))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76" w:name="_Toc10452962"/>
      <w:bookmarkStart w:id="877" w:name="_Toc17299636"/>
      <w:bookmarkStart w:id="878" w:name="_Toc17300710"/>
      <w:bookmarkStart w:id="879" w:name="_Toc1730101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213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将数组拆分成含有连续元素的子序列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76"/>
      <w:bookmarkEnd w:id="877"/>
      <w:bookmarkEnd w:id="878"/>
      <w:bookmarkEnd w:id="87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</w:t>
      </w:r>
      <w:r w:rsidR="001929A4">
        <w:rPr>
          <w:rFonts w:ascii="Courier New" w:hAnsi="Courier New" w:cs="Courier New"/>
          <w:sz w:val="18"/>
          <w:szCs w:val="18"/>
        </w:rPr>
        <w:t>#</w:t>
      </w:r>
      <w:r w:rsidR="001929A4">
        <w:rPr>
          <w:rFonts w:ascii="Courier New" w:hAnsi="Courier New" w:cs="Courier New"/>
          <w:sz w:val="18"/>
          <w:szCs w:val="18"/>
        </w:rPr>
        <w:t>参数</w:t>
      </w:r>
      <w:r w:rsidRPr="001929A4">
        <w:rPr>
          <w:rFonts w:ascii="Courier New" w:hAnsi="Courier New" w:cs="Courier New"/>
          <w:sz w:val="18"/>
          <w:szCs w:val="18"/>
        </w:rPr>
        <w:t>nums</w:t>
      </w:r>
      <w:r w:rsidR="001929A4">
        <w:rPr>
          <w:rFonts w:ascii="Courier New" w:hAnsi="Courier New" w:cs="Courier New"/>
          <w:sz w:val="18"/>
          <w:szCs w:val="18"/>
        </w:rPr>
        <w:t>为整数列表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</w:t>
      </w:r>
      <w:r w:rsidR="001929A4">
        <w:rPr>
          <w:rFonts w:ascii="Courier New" w:hAnsi="Courier New" w:cs="Courier New"/>
          <w:sz w:val="18"/>
          <w:szCs w:val="18"/>
        </w:rPr>
        <w:t>#</w:t>
      </w:r>
      <w:r w:rsidR="001929A4">
        <w:rPr>
          <w:rFonts w:ascii="Courier New" w:hAnsi="Courier New" w:cs="Courier New"/>
          <w:sz w:val="18"/>
          <w:szCs w:val="18"/>
        </w:rPr>
        <w:t>返回布尔类型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def isPossible(self, nums):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cnt, tail = {}, {}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for num in nums: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cnt[num] = cnt[num] + 1 if num in cnt else 1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for num in nums: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if not num in cnt or cnt[num] &lt; 1: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lastRenderedPageBreak/>
        <w:t xml:space="preserve">                continue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if num - 1 in tail and tail[num - 1] &gt; 0: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tail[num - 1] -= 1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tail[num] = tail[num] + 1 if num in tail else 1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elif num + 1 in cnt and cnt[num + 1] &gt; 0 and num + 2 in cnt and cnt[num + 2] &gt; 0: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cnt[num + 1] -= 1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cnt[num + 2] -= 1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tail[num + 2] = tail[num + 2] + 1 if num + 2 in tail else 1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else: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    return False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    cnt[num] -= 1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    return True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2C1D9D" w:rsidRPr="001929A4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nums=[1,2,3,3,4,5]</w:t>
      </w:r>
    </w:p>
    <w:p w:rsidR="001929A4" w:rsidRPr="001929A4" w:rsidRDefault="001929A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print("</w:t>
      </w:r>
      <w:r w:rsidRPr="001929A4">
        <w:rPr>
          <w:rFonts w:ascii="Courier New" w:hAnsi="Courier New" w:cs="Courier New"/>
          <w:sz w:val="18"/>
          <w:szCs w:val="18"/>
        </w:rPr>
        <w:t>输入为：</w:t>
      </w:r>
      <w:r w:rsidRPr="001929A4">
        <w:rPr>
          <w:rFonts w:ascii="Courier New" w:hAnsi="Courier New" w:cs="Courier New"/>
          <w:sz w:val="18"/>
          <w:szCs w:val="18"/>
        </w:rPr>
        <w:t>",nums)</w:t>
      </w:r>
    </w:p>
    <w:p w:rsidR="002C1D9D" w:rsidRPr="001929A4" w:rsidRDefault="001929A4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1929A4">
        <w:rPr>
          <w:rFonts w:ascii="Courier New" w:hAnsi="Courier New" w:cs="Courier New"/>
          <w:sz w:val="18"/>
          <w:szCs w:val="18"/>
        </w:rPr>
        <w:t xml:space="preserve">    print("</w:t>
      </w:r>
      <w:r w:rsidRPr="001929A4">
        <w:rPr>
          <w:rFonts w:ascii="Courier New" w:hAnsi="Courier New" w:cs="Courier New"/>
          <w:sz w:val="18"/>
          <w:szCs w:val="18"/>
        </w:rPr>
        <w:t>输出为：</w:t>
      </w:r>
      <w:r w:rsidRPr="001929A4">
        <w:rPr>
          <w:rFonts w:ascii="Courier New" w:hAnsi="Courier New" w:cs="Courier New"/>
          <w:sz w:val="18"/>
          <w:szCs w:val="18"/>
        </w:rPr>
        <w:t>",solution.isPossible(nums))</w:t>
      </w:r>
    </w:p>
    <w:p w:rsidR="002C1D9D" w:rsidRPr="00C7141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80" w:name="_Toc10452963"/>
      <w:bookmarkStart w:id="881" w:name="_Toc17299637"/>
      <w:bookmarkStart w:id="882" w:name="_Toc17300711"/>
      <w:bookmarkStart w:id="883" w:name="_Toc1730101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214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Dota2参议院</w:t>
      </w:r>
      <w:r w:rsidR="00C7141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7141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C71419" w:rsidRPr="00C7141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80"/>
      <w:bookmarkEnd w:id="881"/>
      <w:bookmarkEnd w:id="882"/>
      <w:bookmarkEnd w:id="88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>from collections import deque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>class Solution():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def predictPartyVictory(self,senate):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senate = deque(senate)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while True: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    try: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        thisGuy = senate.popleft()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        if thisGuy == 'R':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            senate.remove('D')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        else: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            senate.remove('R')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        senate.append(thisGuy)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    except: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            return 'Radiant' if thisGuy == 'R' else 'Dire'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582509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582509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9318E1" w:rsidRPr="009318E1" w:rsidRDefault="009318E1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senate="RD"</w:t>
      </w:r>
    </w:p>
    <w:p w:rsidR="009318E1" w:rsidRPr="009318E1" w:rsidRDefault="009318E1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print("</w:t>
      </w:r>
      <w:r w:rsidRPr="009318E1">
        <w:rPr>
          <w:rFonts w:ascii="Courier New" w:hAnsi="Courier New" w:cs="Courier New"/>
          <w:sz w:val="18"/>
          <w:szCs w:val="18"/>
        </w:rPr>
        <w:t>输入为：</w:t>
      </w:r>
      <w:r w:rsidRPr="009318E1">
        <w:rPr>
          <w:rFonts w:ascii="Courier New" w:hAnsi="Courier New" w:cs="Courier New"/>
          <w:sz w:val="18"/>
          <w:szCs w:val="18"/>
        </w:rPr>
        <w:t>",senate)</w:t>
      </w:r>
    </w:p>
    <w:p w:rsidR="002C1D9D" w:rsidRPr="00582509" w:rsidRDefault="009318E1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print("</w:t>
      </w:r>
      <w:r w:rsidRPr="009318E1">
        <w:rPr>
          <w:rFonts w:ascii="Courier New" w:hAnsi="Courier New" w:cs="Courier New"/>
          <w:sz w:val="18"/>
          <w:szCs w:val="18"/>
        </w:rPr>
        <w:t>输出为：</w:t>
      </w:r>
      <w:r w:rsidRPr="009318E1">
        <w:rPr>
          <w:rFonts w:ascii="Courier New" w:hAnsi="Courier New" w:cs="Courier New"/>
          <w:sz w:val="18"/>
          <w:szCs w:val="18"/>
        </w:rPr>
        <w:t>",solution.predictPartyVictory(senate))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84" w:name="_Toc10452964"/>
      <w:bookmarkStart w:id="885" w:name="_Toc17299638"/>
      <w:bookmarkStart w:id="886" w:name="_Toc17300712"/>
      <w:bookmarkStart w:id="887" w:name="_Toc17301020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215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合法的三角数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84"/>
      <w:bookmarkEnd w:id="885"/>
      <w:bookmarkEnd w:id="886"/>
      <w:bookmarkEnd w:id="88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</w:t>
      </w:r>
      <w:r w:rsidR="009318E1">
        <w:rPr>
          <w:rFonts w:ascii="Courier New" w:hAnsi="Courier New" w:cs="Courier New"/>
          <w:sz w:val="18"/>
          <w:szCs w:val="18"/>
        </w:rPr>
        <w:t>#</w:t>
      </w:r>
      <w:r w:rsidR="009318E1">
        <w:rPr>
          <w:rFonts w:ascii="Courier New" w:hAnsi="Courier New" w:cs="Courier New"/>
          <w:sz w:val="18"/>
          <w:szCs w:val="18"/>
        </w:rPr>
        <w:t>参数</w:t>
      </w:r>
      <w:r w:rsidRPr="009318E1">
        <w:rPr>
          <w:rFonts w:ascii="Courier New" w:hAnsi="Courier New" w:cs="Courier New"/>
          <w:sz w:val="18"/>
          <w:szCs w:val="18"/>
        </w:rPr>
        <w:t>nums</w:t>
      </w:r>
      <w:r w:rsidR="009318E1">
        <w:rPr>
          <w:rFonts w:ascii="Courier New" w:hAnsi="Courier New" w:cs="Courier New"/>
          <w:sz w:val="18"/>
          <w:szCs w:val="18"/>
        </w:rPr>
        <w:t>为数组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</w:t>
      </w:r>
      <w:r w:rsidR="009318E1">
        <w:rPr>
          <w:rFonts w:ascii="Courier New" w:hAnsi="Courier New" w:cs="Courier New"/>
          <w:sz w:val="18"/>
          <w:szCs w:val="18"/>
        </w:rPr>
        <w:t>#</w:t>
      </w:r>
      <w:r w:rsidR="009318E1">
        <w:rPr>
          <w:rFonts w:ascii="Courier New" w:hAnsi="Courier New" w:cs="Courier New"/>
          <w:sz w:val="18"/>
          <w:szCs w:val="18"/>
        </w:rPr>
        <w:t>返回整数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def triangleNumber(self, nums):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nums = sorted(nums)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total = 0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for i in range(len(nums)-2):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    if nums[i] == 0: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        continue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    end = i + 2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    for j in range(i+1, len(nums)-1):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        while end &lt; len(nums) and nums[end] &lt; (nums[i] + nums[j]):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            end += 1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        total += end - j - 1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    return total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solution = Solution()</w:t>
      </w:r>
    </w:p>
    <w:p w:rsidR="002C1D9D" w:rsidRPr="009318E1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nums=[2,2,3,4]</w:t>
      </w:r>
    </w:p>
    <w:p w:rsidR="009318E1" w:rsidRPr="009318E1" w:rsidRDefault="009318E1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print("</w:t>
      </w:r>
      <w:r w:rsidRPr="009318E1">
        <w:rPr>
          <w:rFonts w:ascii="Courier New" w:hAnsi="Courier New" w:cs="Courier New"/>
          <w:sz w:val="18"/>
          <w:szCs w:val="18"/>
        </w:rPr>
        <w:t>输入为：</w:t>
      </w:r>
      <w:r w:rsidRPr="009318E1">
        <w:rPr>
          <w:rFonts w:ascii="Courier New" w:hAnsi="Courier New" w:cs="Courier New"/>
          <w:sz w:val="18"/>
          <w:szCs w:val="18"/>
        </w:rPr>
        <w:t>",nums)</w:t>
      </w:r>
    </w:p>
    <w:p w:rsidR="002C1D9D" w:rsidRPr="009318E1" w:rsidRDefault="009318E1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9318E1">
        <w:rPr>
          <w:rFonts w:ascii="Courier New" w:hAnsi="Courier New" w:cs="Courier New"/>
          <w:sz w:val="18"/>
          <w:szCs w:val="18"/>
        </w:rPr>
        <w:t xml:space="preserve">    print("</w:t>
      </w:r>
      <w:r w:rsidRPr="009318E1">
        <w:rPr>
          <w:rFonts w:ascii="Courier New" w:hAnsi="Courier New" w:cs="Courier New"/>
          <w:sz w:val="18"/>
          <w:szCs w:val="18"/>
        </w:rPr>
        <w:t>输出为：</w:t>
      </w:r>
      <w:r w:rsidRPr="009318E1">
        <w:rPr>
          <w:rFonts w:ascii="Courier New" w:hAnsi="Courier New" w:cs="Courier New"/>
          <w:sz w:val="18"/>
          <w:szCs w:val="18"/>
        </w:rPr>
        <w:t>",solution.triangleNumber(nums))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88" w:name="_Toc10452965"/>
      <w:bookmarkStart w:id="889" w:name="_Toc17299639"/>
      <w:bookmarkStart w:id="890" w:name="_Toc17300713"/>
      <w:bookmarkStart w:id="891" w:name="_Toc1730102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216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在系统中找到重复文件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88"/>
      <w:bookmarkEnd w:id="889"/>
      <w:bookmarkEnd w:id="890"/>
      <w:bookmarkEnd w:id="89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>import collections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 xml:space="preserve">    def findDuplicate(self, paths):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 xml:space="preserve">        dic = collections.defaultdict(list)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 xml:space="preserve">        for path in paths: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 xml:space="preserve">            root, *f = path.split(" ")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 xml:space="preserve">            for file in f: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 xml:space="preserve">                txt, content = file.split("(")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 xml:space="preserve">                dic[content] += root + "/" + txt,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 xml:space="preserve">        return [dic[key] for key in dic if len(dic[key]) &gt; 1]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 xml:space="preserve">    paths=["root/a 1.txt(abcd) 2.txt(efgh)", "root/c 3.txt(abcd)","root/c/d 4.txt(efgh)"]</w:t>
      </w:r>
    </w:p>
    <w:p w:rsidR="002C1D9D" w:rsidRPr="00BD0040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BD0040" w:rsidRPr="00BD0040" w:rsidRDefault="00BD0040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lastRenderedPageBreak/>
        <w:t xml:space="preserve">    print("</w:t>
      </w:r>
      <w:r w:rsidRPr="00BD0040">
        <w:rPr>
          <w:rFonts w:ascii="Courier New" w:hAnsi="Courier New" w:cs="Courier New"/>
          <w:sz w:val="18"/>
          <w:szCs w:val="18"/>
        </w:rPr>
        <w:t>输入为：</w:t>
      </w:r>
      <w:r w:rsidRPr="00BD0040">
        <w:rPr>
          <w:rFonts w:ascii="Courier New" w:hAnsi="Courier New" w:cs="Courier New"/>
          <w:sz w:val="18"/>
          <w:szCs w:val="18"/>
        </w:rPr>
        <w:t>",paths)</w:t>
      </w:r>
    </w:p>
    <w:p w:rsidR="002C1D9D" w:rsidRDefault="00BD0040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D0040">
        <w:rPr>
          <w:rFonts w:ascii="Courier New" w:hAnsi="Courier New" w:cs="Courier New"/>
          <w:sz w:val="18"/>
          <w:szCs w:val="18"/>
        </w:rPr>
        <w:t>print("</w:t>
      </w:r>
      <w:r w:rsidRPr="00BD0040">
        <w:rPr>
          <w:rFonts w:ascii="Courier New" w:hAnsi="Courier New" w:cs="Courier New"/>
          <w:sz w:val="18"/>
          <w:szCs w:val="18"/>
        </w:rPr>
        <w:t>输出为：</w:t>
      </w:r>
      <w:r w:rsidRPr="00BD0040">
        <w:rPr>
          <w:rFonts w:ascii="Courier New" w:hAnsi="Courier New" w:cs="Courier New"/>
          <w:sz w:val="18"/>
          <w:szCs w:val="18"/>
        </w:rPr>
        <w:t>",solution.findDuplicate(paths))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92" w:name="_Toc10452966"/>
      <w:bookmarkStart w:id="893" w:name="_Toc17299640"/>
      <w:bookmarkStart w:id="894" w:name="_Toc17300714"/>
      <w:bookmarkStart w:id="895" w:name="_Toc1730102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217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两个字符串的删除操作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92"/>
      <w:bookmarkEnd w:id="893"/>
      <w:bookmarkEnd w:id="894"/>
      <w:bookmarkEnd w:id="895"/>
      <w:r w:rsidR="00FD4CF1" w:rsidRP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</w:t>
      </w:r>
      <w:r w:rsidR="002363D7">
        <w:rPr>
          <w:rFonts w:ascii="Courier New" w:hAnsi="Courier New" w:cs="Courier New" w:hint="default"/>
          <w:sz w:val="18"/>
          <w:szCs w:val="18"/>
        </w:rPr>
        <w:t>#</w:t>
      </w:r>
      <w:r w:rsidRPr="002363D7">
        <w:rPr>
          <w:rFonts w:ascii="Courier New" w:hAnsi="Courier New" w:cs="Courier New"/>
          <w:sz w:val="18"/>
          <w:szCs w:val="18"/>
        </w:rPr>
        <w:t>word1</w:t>
      </w:r>
      <w:r w:rsidR="002363D7">
        <w:rPr>
          <w:rFonts w:ascii="Courier New" w:hAnsi="Courier New" w:cs="Courier New"/>
          <w:sz w:val="18"/>
          <w:szCs w:val="18"/>
        </w:rPr>
        <w:t>为字符串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</w:t>
      </w:r>
      <w:r w:rsidR="002363D7">
        <w:rPr>
          <w:rFonts w:ascii="Courier New" w:hAnsi="Courier New" w:cs="Courier New" w:hint="default"/>
          <w:sz w:val="18"/>
          <w:szCs w:val="18"/>
        </w:rPr>
        <w:t>#</w:t>
      </w:r>
      <w:r w:rsidR="002363D7">
        <w:rPr>
          <w:rFonts w:ascii="Courier New" w:hAnsi="Courier New" w:cs="Courier New"/>
          <w:sz w:val="18"/>
          <w:szCs w:val="18"/>
        </w:rPr>
        <w:t>参数</w:t>
      </w:r>
      <w:r w:rsidRPr="002363D7">
        <w:rPr>
          <w:rFonts w:ascii="Courier New" w:hAnsi="Courier New" w:cs="Courier New"/>
          <w:sz w:val="18"/>
          <w:szCs w:val="18"/>
        </w:rPr>
        <w:t>word2</w:t>
      </w:r>
      <w:r w:rsidR="002363D7">
        <w:rPr>
          <w:rFonts w:ascii="Courier New" w:hAnsi="Courier New" w:cs="Courier New"/>
          <w:sz w:val="18"/>
          <w:szCs w:val="18"/>
        </w:rPr>
        <w:t>为字符串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</w:t>
      </w:r>
      <w:r w:rsidR="002363D7">
        <w:rPr>
          <w:rFonts w:ascii="Courier New" w:hAnsi="Courier New" w:cs="Courier New" w:hint="default"/>
          <w:sz w:val="18"/>
          <w:szCs w:val="18"/>
        </w:rPr>
        <w:t>#</w:t>
      </w:r>
      <w:r w:rsidR="002363D7">
        <w:rPr>
          <w:rFonts w:ascii="Courier New" w:hAnsi="Courier New" w:cs="Courier New"/>
          <w:sz w:val="18"/>
          <w:szCs w:val="18"/>
        </w:rPr>
        <w:t>返回整数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def minDistance(self, word1, word2):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    m, n = len(word1), len(word2)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    dp = [[0] * (n + 1) for i in range(m + 1)]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    for i in range(m):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        for j in range(n):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            dp[i + 1][j + 1] = max(dp[i][j + 1], dp[i + 1][j], dp[i][j] + (word1[i] == word2[j]))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    return m + n - 2 * dp[m][n]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word1="sea"</w:t>
      </w:r>
    </w:p>
    <w:p w:rsidR="002C1D9D" w:rsidRPr="002363D7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word2="eat"</w:t>
      </w:r>
    </w:p>
    <w:p w:rsidR="002363D7" w:rsidRPr="002363D7" w:rsidRDefault="002363D7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print("</w:t>
      </w:r>
      <w:r w:rsidRPr="002363D7">
        <w:rPr>
          <w:rFonts w:ascii="Courier New" w:hAnsi="Courier New" w:cs="Courier New"/>
          <w:sz w:val="18"/>
          <w:szCs w:val="18"/>
        </w:rPr>
        <w:t>输入</w:t>
      </w:r>
      <w:r w:rsidRPr="002363D7">
        <w:rPr>
          <w:rFonts w:ascii="Courier New" w:hAnsi="Courier New" w:cs="Courier New"/>
          <w:sz w:val="18"/>
          <w:szCs w:val="18"/>
        </w:rPr>
        <w:t>1</w:t>
      </w:r>
      <w:r w:rsidRPr="002363D7">
        <w:rPr>
          <w:rFonts w:ascii="Courier New" w:hAnsi="Courier New" w:cs="Courier New"/>
          <w:sz w:val="18"/>
          <w:szCs w:val="18"/>
        </w:rPr>
        <w:t>为：</w:t>
      </w:r>
      <w:r w:rsidRPr="002363D7">
        <w:rPr>
          <w:rFonts w:ascii="Courier New" w:hAnsi="Courier New" w:cs="Courier New"/>
          <w:sz w:val="18"/>
          <w:szCs w:val="18"/>
        </w:rPr>
        <w:t>",word1)</w:t>
      </w:r>
    </w:p>
    <w:p w:rsidR="002363D7" w:rsidRPr="002363D7" w:rsidRDefault="002363D7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 xml:space="preserve">    print("</w:t>
      </w:r>
      <w:r w:rsidRPr="002363D7">
        <w:rPr>
          <w:rFonts w:ascii="Courier New" w:hAnsi="Courier New" w:cs="Courier New"/>
          <w:sz w:val="18"/>
          <w:szCs w:val="18"/>
        </w:rPr>
        <w:t>输入</w:t>
      </w:r>
      <w:r w:rsidRPr="002363D7">
        <w:rPr>
          <w:rFonts w:ascii="Courier New" w:hAnsi="Courier New" w:cs="Courier New"/>
          <w:sz w:val="18"/>
          <w:szCs w:val="18"/>
        </w:rPr>
        <w:t>2</w:t>
      </w:r>
      <w:r w:rsidRPr="002363D7">
        <w:rPr>
          <w:rFonts w:ascii="Courier New" w:hAnsi="Courier New" w:cs="Courier New"/>
          <w:sz w:val="18"/>
          <w:szCs w:val="18"/>
        </w:rPr>
        <w:t>为：</w:t>
      </w:r>
      <w:r w:rsidRPr="002363D7">
        <w:rPr>
          <w:rFonts w:ascii="Courier New" w:hAnsi="Courier New" w:cs="Courier New"/>
          <w:sz w:val="18"/>
          <w:szCs w:val="18"/>
        </w:rPr>
        <w:t>",word2)</w:t>
      </w:r>
    </w:p>
    <w:p w:rsidR="002C1D9D" w:rsidRDefault="002363D7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2363D7">
        <w:rPr>
          <w:rFonts w:ascii="Courier New" w:hAnsi="Courier New" w:cs="Courier New"/>
          <w:sz w:val="18"/>
          <w:szCs w:val="18"/>
        </w:rPr>
        <w:t>print("</w:t>
      </w:r>
      <w:r w:rsidRPr="002363D7">
        <w:rPr>
          <w:rFonts w:ascii="Courier New" w:hAnsi="Courier New" w:cs="Courier New"/>
          <w:sz w:val="18"/>
          <w:szCs w:val="18"/>
        </w:rPr>
        <w:t>输出为：</w:t>
      </w:r>
      <w:r w:rsidRPr="002363D7">
        <w:rPr>
          <w:rFonts w:ascii="Courier New" w:hAnsi="Courier New" w:cs="Courier New"/>
          <w:sz w:val="18"/>
          <w:szCs w:val="18"/>
        </w:rPr>
        <w:t>",solution.minDistance(word1,word2))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896" w:name="_Toc10452967"/>
      <w:bookmarkStart w:id="897" w:name="_Toc17299641"/>
      <w:bookmarkStart w:id="898" w:name="_Toc17300715"/>
      <w:bookmarkStart w:id="899" w:name="_Toc1730102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218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下一个更大的元素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896"/>
      <w:bookmarkEnd w:id="897"/>
      <w:bookmarkEnd w:id="898"/>
      <w:bookmarkEnd w:id="89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</w:t>
      </w:r>
      <w:r w:rsidR="00B3794A">
        <w:rPr>
          <w:rFonts w:ascii="Courier New" w:hAnsi="Courier New" w:cs="Courier New"/>
          <w:sz w:val="18"/>
          <w:szCs w:val="18"/>
        </w:rPr>
        <w:t>#</w:t>
      </w:r>
      <w:r w:rsidRPr="00B3794A">
        <w:rPr>
          <w:rFonts w:ascii="Courier New" w:hAnsi="Courier New" w:cs="Courier New"/>
          <w:sz w:val="18"/>
          <w:szCs w:val="18"/>
        </w:rPr>
        <w:t>n</w:t>
      </w:r>
      <w:r w:rsidR="00B3794A">
        <w:rPr>
          <w:rFonts w:ascii="Courier New" w:hAnsi="Courier New" w:cs="Courier New"/>
          <w:sz w:val="18"/>
          <w:szCs w:val="18"/>
        </w:rPr>
        <w:t>为整数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</w:t>
      </w:r>
      <w:r w:rsidR="00B3794A">
        <w:rPr>
          <w:rFonts w:ascii="Courier New" w:hAnsi="Courier New" w:cs="Courier New"/>
          <w:sz w:val="18"/>
          <w:szCs w:val="18"/>
        </w:rPr>
        <w:t>#</w:t>
      </w:r>
      <w:r w:rsidR="00B3794A">
        <w:rPr>
          <w:rFonts w:ascii="Courier New" w:hAnsi="Courier New" w:cs="Courier New"/>
          <w:sz w:val="18"/>
          <w:szCs w:val="18"/>
        </w:rPr>
        <w:t>返回整数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def nextGreaterElement(self, n):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n_array = list(map(int, list(str(n))))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if len(n_array) &lt;= 1: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return -1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if len(n_array) == 2: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if n_array[0] &lt; n_array[1]: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return int("".join(map(str, n_array[::-1])))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else: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return -1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lastRenderedPageBreak/>
        <w:t xml:space="preserve">        if n_array[-2] &lt; n_array[-1]: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n_array[-2], n_array[-1] = n_array[-1], n_array[-2]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new_n = int("".join(map(str, n_array)))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else: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i = len(n_array) - 1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while i &gt; 0 and n_array[i - 1] &gt;= n_array[i]: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i -= 1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if i == 0: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return -1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else: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new_array = n_array[:i - 1]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for j in range(len(n_array) - 1, i - 1, -1):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    if n_array[j] &gt; n_array[i - 1]: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        break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new_array.append(n_array[j])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n_array[j] = n_array[i - 1]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new_array.extend(reversed(n_array[i:]))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        new_n = int("".join(map(str, new_array)))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return new_n if new_n &lt;= 2 ** 31 else -1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solution = Solution()</w:t>
      </w:r>
    </w:p>
    <w:p w:rsidR="00B3794A" w:rsidRPr="00B3794A" w:rsidRDefault="00B3794A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n=123</w:t>
      </w:r>
    </w:p>
    <w:p w:rsidR="00B3794A" w:rsidRPr="00B3794A" w:rsidRDefault="00B3794A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print("</w:t>
      </w:r>
      <w:r w:rsidRPr="00B3794A">
        <w:rPr>
          <w:rFonts w:ascii="Courier New" w:hAnsi="Courier New" w:cs="Courier New"/>
          <w:sz w:val="18"/>
          <w:szCs w:val="18"/>
        </w:rPr>
        <w:t>输入为：</w:t>
      </w:r>
      <w:r w:rsidRPr="00B3794A">
        <w:rPr>
          <w:rFonts w:ascii="Courier New" w:hAnsi="Courier New" w:cs="Courier New"/>
          <w:sz w:val="18"/>
          <w:szCs w:val="18"/>
        </w:rPr>
        <w:t>",n)</w:t>
      </w:r>
    </w:p>
    <w:p w:rsidR="002C1D9D" w:rsidRPr="00B3794A" w:rsidRDefault="00B3794A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print("</w:t>
      </w:r>
      <w:r w:rsidRPr="00B3794A">
        <w:rPr>
          <w:rFonts w:ascii="Courier New" w:hAnsi="Courier New" w:cs="Courier New"/>
          <w:sz w:val="18"/>
          <w:szCs w:val="18"/>
        </w:rPr>
        <w:t>输出为：</w:t>
      </w:r>
      <w:r w:rsidRPr="00B3794A">
        <w:rPr>
          <w:rFonts w:ascii="Courier New" w:hAnsi="Courier New" w:cs="Courier New"/>
          <w:sz w:val="18"/>
          <w:szCs w:val="18"/>
        </w:rPr>
        <w:t>",solution.nextGreaterElement(n))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00" w:name="_Toc10452968"/>
      <w:bookmarkStart w:id="901" w:name="_Toc17299642"/>
      <w:bookmarkStart w:id="902" w:name="_Toc17300716"/>
      <w:bookmarkStart w:id="903" w:name="_Toc1730102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219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最优除法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00"/>
      <w:bookmarkEnd w:id="901"/>
      <w:bookmarkEnd w:id="902"/>
      <w:bookmarkEnd w:id="90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>class Solution(object):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def optimalDivision(self, nums):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joinDivision = lambda l: '/'.join(list(map(str,l)))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if len(nums) == 1: return str(nums[0])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if len(nums) == 2: return joinDivision(nums)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    return str(nums[0]) if len(nums) == 1 else str(nums[0]) + '/(' + joinDivision(nums[1:]) +')'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nums=[1000,100,10,2]</w:t>
      </w:r>
    </w:p>
    <w:p w:rsidR="002C1D9D" w:rsidRPr="00B3794A" w:rsidRDefault="004805A6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B3794A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C72939" w:rsidRPr="00C72939" w:rsidRDefault="00C72939" w:rsidP="008F25D0">
      <w:pPr>
        <w:pStyle w:val="HTML"/>
        <w:shd w:val="clear" w:color="auto" w:fill="FFFFFF"/>
        <w:rPr>
          <w:rFonts w:ascii="Courier New" w:hAnsi="Courier New" w:cs="Courier New" w:hint="default"/>
          <w:sz w:val="18"/>
          <w:szCs w:val="18"/>
        </w:rPr>
      </w:pPr>
      <w:r w:rsidRPr="00C72939">
        <w:rPr>
          <w:rFonts w:ascii="Courier New" w:hAnsi="Courier New" w:cs="Courier New"/>
          <w:sz w:val="18"/>
          <w:szCs w:val="18"/>
        </w:rPr>
        <w:t xml:space="preserve">    print("</w:t>
      </w:r>
      <w:r w:rsidRPr="00C72939">
        <w:rPr>
          <w:rFonts w:ascii="Courier New" w:hAnsi="Courier New" w:cs="Courier New"/>
          <w:sz w:val="18"/>
          <w:szCs w:val="18"/>
        </w:rPr>
        <w:t>输入为：</w:t>
      </w:r>
      <w:r w:rsidRPr="00C72939">
        <w:rPr>
          <w:rFonts w:ascii="Courier New" w:hAnsi="Courier New" w:cs="Courier New"/>
          <w:sz w:val="18"/>
          <w:szCs w:val="18"/>
        </w:rPr>
        <w:t>",nums)</w:t>
      </w:r>
    </w:p>
    <w:p w:rsidR="00B3794A" w:rsidRDefault="00C72939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C72939">
        <w:rPr>
          <w:rFonts w:ascii="Courier New" w:hAnsi="Courier New" w:cs="Courier New"/>
          <w:sz w:val="18"/>
          <w:szCs w:val="18"/>
        </w:rPr>
        <w:t>print("</w:t>
      </w:r>
      <w:r w:rsidRPr="00C72939">
        <w:rPr>
          <w:rFonts w:ascii="Courier New" w:hAnsi="Courier New" w:cs="Courier New"/>
          <w:sz w:val="18"/>
          <w:szCs w:val="18"/>
        </w:rPr>
        <w:t>输出为：</w:t>
      </w:r>
      <w:r w:rsidRPr="00C72939">
        <w:rPr>
          <w:rFonts w:ascii="Courier New" w:hAnsi="Courier New" w:cs="Courier New"/>
          <w:sz w:val="18"/>
          <w:szCs w:val="18"/>
        </w:rPr>
        <w:t>",solution.optimalDivision(nums))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04" w:name="_Toc10452969"/>
      <w:bookmarkStart w:id="905" w:name="_Toc17299643"/>
      <w:bookmarkStart w:id="906" w:name="_Toc17300717"/>
      <w:bookmarkStart w:id="907" w:name="_Toc17301025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220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通过删除字母匹配到字典里最长单词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04"/>
      <w:bookmarkEnd w:id="905"/>
      <w:bookmarkEnd w:id="906"/>
      <w:bookmarkEnd w:id="90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</w:t>
      </w:r>
      <w:r w:rsidR="00BC6594">
        <w:rPr>
          <w:rFonts w:ascii="Courier New" w:hAnsi="Courier New" w:cs="Courier New"/>
          <w:sz w:val="18"/>
          <w:szCs w:val="18"/>
        </w:rPr>
        <w:t>#</w:t>
      </w:r>
      <w:r w:rsidR="00BC6594">
        <w:rPr>
          <w:rFonts w:ascii="Courier New" w:hAnsi="Courier New" w:cs="Courier New"/>
          <w:sz w:val="18"/>
          <w:szCs w:val="18"/>
        </w:rPr>
        <w:t>参数</w:t>
      </w:r>
      <w:r w:rsidRPr="00BC6594">
        <w:rPr>
          <w:rFonts w:ascii="Courier New" w:hAnsi="Courier New" w:cs="Courier New"/>
          <w:sz w:val="18"/>
          <w:szCs w:val="18"/>
        </w:rPr>
        <w:t>s</w:t>
      </w:r>
      <w:r w:rsidR="00BC6594">
        <w:rPr>
          <w:rFonts w:ascii="Courier New" w:hAnsi="Courier New" w:cs="Courier New"/>
          <w:sz w:val="18"/>
          <w:szCs w:val="18"/>
        </w:rPr>
        <w:t>为字符串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</w:t>
      </w:r>
      <w:r w:rsidR="00BC6594">
        <w:rPr>
          <w:rFonts w:ascii="Courier New" w:hAnsi="Courier New" w:cs="Courier New"/>
          <w:sz w:val="18"/>
          <w:szCs w:val="18"/>
        </w:rPr>
        <w:t>#</w:t>
      </w:r>
      <w:r w:rsidR="00BC6594">
        <w:rPr>
          <w:rFonts w:ascii="Courier New" w:hAnsi="Courier New" w:cs="Courier New"/>
          <w:sz w:val="18"/>
          <w:szCs w:val="18"/>
        </w:rPr>
        <w:t>参数</w:t>
      </w:r>
      <w:r w:rsidRPr="00BC6594">
        <w:rPr>
          <w:rFonts w:ascii="Courier New" w:hAnsi="Courier New" w:cs="Courier New"/>
          <w:sz w:val="18"/>
          <w:szCs w:val="18"/>
        </w:rPr>
        <w:t>d</w:t>
      </w:r>
      <w:r w:rsidR="00BC6594">
        <w:rPr>
          <w:rFonts w:ascii="Courier New" w:hAnsi="Courier New" w:cs="Courier New"/>
          <w:sz w:val="18"/>
          <w:szCs w:val="18"/>
        </w:rPr>
        <w:t>为列表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</w:t>
      </w:r>
      <w:r w:rsidR="00BC6594">
        <w:rPr>
          <w:rFonts w:ascii="Courier New" w:hAnsi="Courier New" w:cs="Courier New"/>
          <w:sz w:val="18"/>
          <w:szCs w:val="18"/>
        </w:rPr>
        <w:t>#</w:t>
      </w:r>
      <w:r w:rsidR="00BC6594">
        <w:rPr>
          <w:rFonts w:ascii="Courier New" w:hAnsi="Courier New" w:cs="Courier New"/>
          <w:sz w:val="18"/>
          <w:szCs w:val="18"/>
        </w:rPr>
        <w:t>返回字符串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def findLongestWord(self, s, d):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    for x in sorted(d, key=lambda x: (-len(x), x)):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        it = iter(s)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        if all(c in it for c in x):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            return x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    return ''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s = "abpcplea"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d = ["ale", "apple", "monkey", "plea"]</w:t>
      </w:r>
    </w:p>
    <w:p w:rsidR="002C1D9D" w:rsidRPr="00BC6594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BC6594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490679" w:rsidRPr="00490679" w:rsidRDefault="00490679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print("</w:t>
      </w:r>
      <w:r w:rsidRPr="00490679">
        <w:rPr>
          <w:rFonts w:ascii="Courier New" w:hAnsi="Courier New" w:cs="Courier New"/>
          <w:sz w:val="18"/>
          <w:szCs w:val="18"/>
        </w:rPr>
        <w:t>输入为：</w:t>
      </w:r>
      <w:r w:rsidRPr="00490679">
        <w:rPr>
          <w:rFonts w:ascii="Courier New" w:hAnsi="Courier New" w:cs="Courier New"/>
          <w:sz w:val="18"/>
          <w:szCs w:val="18"/>
        </w:rPr>
        <w:t>",s)</w:t>
      </w:r>
    </w:p>
    <w:p w:rsidR="00490679" w:rsidRPr="00490679" w:rsidRDefault="00490679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print("</w:t>
      </w:r>
      <w:r w:rsidRPr="00490679">
        <w:rPr>
          <w:rFonts w:ascii="Courier New" w:hAnsi="Courier New" w:cs="Courier New"/>
          <w:sz w:val="18"/>
          <w:szCs w:val="18"/>
        </w:rPr>
        <w:t>输入为：</w:t>
      </w:r>
      <w:r w:rsidRPr="00490679">
        <w:rPr>
          <w:rFonts w:ascii="Courier New" w:hAnsi="Courier New" w:cs="Courier New"/>
          <w:sz w:val="18"/>
          <w:szCs w:val="18"/>
        </w:rPr>
        <w:t>",d)</w:t>
      </w:r>
    </w:p>
    <w:p w:rsidR="00BC6594" w:rsidRDefault="00490679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print("</w:t>
      </w:r>
      <w:r w:rsidRPr="00490679">
        <w:rPr>
          <w:rFonts w:ascii="Courier New" w:hAnsi="Courier New" w:cs="Courier New"/>
          <w:sz w:val="18"/>
          <w:szCs w:val="18"/>
        </w:rPr>
        <w:t>输出为：</w:t>
      </w:r>
      <w:r w:rsidRPr="00490679">
        <w:rPr>
          <w:rFonts w:ascii="Courier New" w:hAnsi="Courier New" w:cs="Courier New"/>
          <w:sz w:val="18"/>
          <w:szCs w:val="18"/>
        </w:rPr>
        <w:t>",solution.findLongestWord(s,d))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08" w:name="_Toc10452970"/>
      <w:bookmarkStart w:id="909" w:name="_Toc17299644"/>
      <w:bookmarkStart w:id="910" w:name="_Toc17300718"/>
      <w:bookmarkStart w:id="911" w:name="_Toc1730102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221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寻找树中最左下结点的值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08"/>
      <w:bookmarkEnd w:id="909"/>
      <w:bookmarkEnd w:id="910"/>
      <w:bookmarkEnd w:id="91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>class TreeNode: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def __init__(self, val):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self.val = val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self.left, self.right = None, None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>class Solution: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</w:t>
      </w:r>
      <w:r w:rsidR="00490679">
        <w:rPr>
          <w:rFonts w:ascii="Courier New" w:hAnsi="Courier New" w:cs="Courier New" w:hint="default"/>
          <w:sz w:val="18"/>
          <w:szCs w:val="18"/>
        </w:rPr>
        <w:t>#</w:t>
      </w:r>
      <w:r w:rsidR="00490679">
        <w:rPr>
          <w:rFonts w:ascii="Courier New" w:hAnsi="Courier New" w:cs="Courier New"/>
          <w:sz w:val="18"/>
          <w:szCs w:val="18"/>
        </w:rPr>
        <w:t>参数</w:t>
      </w:r>
      <w:r w:rsidRPr="00490679">
        <w:rPr>
          <w:rFonts w:ascii="Courier New" w:hAnsi="Courier New" w:cs="Courier New"/>
          <w:sz w:val="18"/>
          <w:szCs w:val="18"/>
        </w:rPr>
        <w:t>root</w:t>
      </w:r>
      <w:r w:rsidR="00490679">
        <w:rPr>
          <w:rFonts w:ascii="Courier New" w:hAnsi="Courier New" w:cs="Courier New"/>
          <w:sz w:val="18"/>
          <w:szCs w:val="18"/>
        </w:rPr>
        <w:t>为二叉树根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</w:t>
      </w:r>
      <w:r w:rsidR="00490679">
        <w:rPr>
          <w:rFonts w:ascii="Courier New" w:hAnsi="Courier New" w:cs="Courier New"/>
          <w:sz w:val="18"/>
          <w:szCs w:val="18"/>
        </w:rPr>
        <w:t>#</w:t>
      </w:r>
      <w:r w:rsidR="00490679">
        <w:rPr>
          <w:rFonts w:ascii="Courier New" w:hAnsi="Courier New" w:cs="Courier New"/>
          <w:sz w:val="18"/>
          <w:szCs w:val="18"/>
        </w:rPr>
        <w:t>返回整数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def findBottomLeftValue(self, root):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self.max_level = 0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self.val = None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self.helper(root, 1)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return self.val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def helper(self, root, level):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if not root: return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if level &gt; self.max_level: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    self.max_level = level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    self.val = root.val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lastRenderedPageBreak/>
        <w:t xml:space="preserve">        self.helper(root.left, level + 1)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    self.helper(root.right, level + 1)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>if __name__ == '__main__':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node=TreeNode(1)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node.left=TreeNode(2)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node.right=TreeNode(3)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node.left.left=TreeNode(4)</w:t>
      </w:r>
    </w:p>
    <w:p w:rsidR="002C1D9D" w:rsidRPr="00490679" w:rsidRDefault="004805A6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solution=Solution()</w:t>
      </w:r>
    </w:p>
    <w:p w:rsidR="00490679" w:rsidRPr="00490679" w:rsidRDefault="00490679" w:rsidP="008F25D0">
      <w:pPr>
        <w:pStyle w:val="HTML"/>
        <w:shd w:val="clear" w:color="auto" w:fill="FFFFFF"/>
        <w:ind w:firstLine="360"/>
        <w:rPr>
          <w:rFonts w:ascii="Courier New" w:hAnsi="Courier New" w:cs="Courier New" w:hint="default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print("</w:t>
      </w:r>
      <w:r w:rsidRPr="00490679">
        <w:rPr>
          <w:rFonts w:ascii="Courier New" w:hAnsi="Courier New" w:cs="Courier New"/>
          <w:sz w:val="18"/>
          <w:szCs w:val="18"/>
        </w:rPr>
        <w:t>输入为：</w:t>
      </w:r>
      <w:ins w:id="912" w:author="Windows 用户" w:date="2019-06-18T15:56:00Z">
        <w:r w:rsidR="005124FC" w:rsidRPr="005124FC">
          <w:t>[</w:t>
        </w:r>
      </w:ins>
      <w:del w:id="913" w:author="Windows 用户" w:date="2019-06-18T15:56:00Z">
        <w:r w:rsidRPr="00490679" w:rsidDel="005124FC">
          <w:rPr>
            <w:rFonts w:ascii="Courier New" w:hAnsi="Courier New" w:cs="Courier New"/>
            <w:sz w:val="18"/>
            <w:szCs w:val="18"/>
          </w:rPr>
          <w:delText>{</w:delText>
        </w:r>
      </w:del>
      <w:r w:rsidRPr="00490679">
        <w:rPr>
          <w:rFonts w:ascii="Courier New" w:hAnsi="Courier New" w:cs="Courier New"/>
          <w:sz w:val="18"/>
          <w:szCs w:val="18"/>
        </w:rPr>
        <w:t>1,2 3,4 # # #}"</w:t>
      </w:r>
      <w:del w:id="914" w:author="Windows 用户" w:date="2019-06-18T15:56:00Z">
        <w:r w:rsidRPr="00490679" w:rsidDel="005124FC">
          <w:rPr>
            <w:rFonts w:ascii="Courier New" w:hAnsi="Courier New" w:cs="Courier New"/>
            <w:sz w:val="18"/>
            <w:szCs w:val="18"/>
          </w:rPr>
          <w:delText>)</w:delText>
        </w:r>
      </w:del>
      <w:ins w:id="915" w:author="Windows 用户" w:date="2019-06-18T15:56:00Z">
        <w:r w:rsidR="005124FC" w:rsidRPr="005124FC">
          <w:rPr>
            <w:rFonts w:ascii="Courier New" w:hAnsi="Courier New" w:cs="Courier New"/>
            <w:sz w:val="18"/>
            <w:szCs w:val="18"/>
          </w:rPr>
          <w:t>]</w:t>
        </w:r>
      </w:ins>
    </w:p>
    <w:p w:rsidR="002C1D9D" w:rsidRDefault="00490679" w:rsidP="008F25D0">
      <w:pPr>
        <w:pStyle w:val="HTML"/>
        <w:shd w:val="clear" w:color="auto" w:fill="FFFFFF"/>
        <w:ind w:firstLine="360"/>
        <w:rPr>
          <w:rFonts w:cs="宋体" w:hint="default"/>
          <w:color w:val="000000"/>
          <w:sz w:val="18"/>
          <w:szCs w:val="18"/>
        </w:rPr>
      </w:pPr>
      <w:r w:rsidRPr="00490679">
        <w:rPr>
          <w:rFonts w:ascii="Courier New" w:hAnsi="Courier New" w:cs="Courier New"/>
          <w:sz w:val="18"/>
          <w:szCs w:val="18"/>
        </w:rPr>
        <w:t xml:space="preserve">    print("</w:t>
      </w:r>
      <w:r w:rsidRPr="00490679">
        <w:rPr>
          <w:rFonts w:ascii="Courier New" w:hAnsi="Courier New" w:cs="Courier New"/>
          <w:sz w:val="18"/>
          <w:szCs w:val="18"/>
        </w:rPr>
        <w:t>输出为：</w:t>
      </w:r>
      <w:r w:rsidRPr="00490679">
        <w:rPr>
          <w:rFonts w:ascii="Courier New" w:hAnsi="Courier New" w:cs="Courier New"/>
          <w:sz w:val="18"/>
          <w:szCs w:val="18"/>
        </w:rPr>
        <w:t>",solution.findBottomLeftValue(node))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16" w:name="_Toc10452971"/>
      <w:bookmarkStart w:id="917" w:name="_Toc17299645"/>
      <w:bookmarkStart w:id="918" w:name="_Toc17300719"/>
      <w:bookmarkStart w:id="919" w:name="_Toc1730102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222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出现频率最高的子树和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16"/>
      <w:bookmarkEnd w:id="917"/>
      <w:bookmarkEnd w:id="918"/>
      <w:bookmarkEnd w:id="91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  <w:r>
        <w:rPr>
          <w:rFonts w:ascii="黑体" w:eastAsia="黑体" w:hAnsi="等线 Light" w:cs="Times New Roman" w:hint="eastAsia"/>
          <w:bCs/>
          <w:sz w:val="24"/>
          <w:szCs w:val="24"/>
        </w:rPr>
        <w:t xml:space="preserve"> </w:t>
      </w:r>
    </w:p>
    <w:p w:rsidR="002C1D9D" w:rsidRDefault="00C84A7B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</w:t>
      </w:r>
      <w:r w:rsidR="004805A6">
        <w:rPr>
          <w:rFonts w:ascii="Courier New" w:eastAsia="宋体" w:hAnsi="Courier New" w:cs="Courier New"/>
          <w:sz w:val="18"/>
          <w:szCs w:val="18"/>
        </w:rPr>
        <w:t>mport collections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self.left, self.right = None,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findFrequentTreeSum(self,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6137EE"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root</w:t>
      </w:r>
      <w:r w:rsidR="006137EE">
        <w:rPr>
          <w:rFonts w:ascii="Courier New" w:eastAsia="宋体" w:hAnsi="Courier New" w:cs="Courier New" w:hint="eastAsia"/>
          <w:sz w:val="18"/>
          <w:szCs w:val="18"/>
        </w:rPr>
        <w:t>为树根节点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6137EE">
        <w:rPr>
          <w:rFonts w:ascii="Courier New" w:eastAsia="宋体" w:hAnsi="Courier New" w:cs="Courier New" w:hint="eastAsia"/>
          <w:sz w:val="18"/>
          <w:szCs w:val="18"/>
        </w:rPr>
        <w:t>#</w:t>
      </w:r>
      <w:r w:rsidR="006137EE">
        <w:rPr>
          <w:rFonts w:ascii="Courier New" w:eastAsia="宋体" w:hAnsi="Courier New" w:cs="Courier New" w:hint="eastAsia"/>
          <w:sz w:val="18"/>
          <w:szCs w:val="18"/>
        </w:rPr>
        <w:t>返回列表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not root: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counter = collections.Counter()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def sumnode(node):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not 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 = node.val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node.left: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 += sumnode(node.left)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node.right: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 += sumnode(node.right)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counter[ret]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ret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sumnode(root)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arr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k in counter: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arr.append((k, counter[k]))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arr.sort(key=lambda x: x[1], reverse=True)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i + 1 &lt; len(arr) and arr[i + 1][1] == arr[0][1]: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i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[x[0] for x in arr[:i + 1]]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node=TreeNode(5)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node.right=TreeNode(-3)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node.left=TreeNode(2)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6137EE" w:rsidRPr="006137EE" w:rsidRDefault="006137EE" w:rsidP="008F25D0">
      <w:pPr>
        <w:rPr>
          <w:rFonts w:ascii="Courier New" w:eastAsia="宋体" w:hAnsi="Courier New" w:cs="Courier New"/>
          <w:sz w:val="18"/>
          <w:szCs w:val="18"/>
        </w:rPr>
      </w:pPr>
      <w:r w:rsidRPr="006137E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137EE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6137EE">
        <w:rPr>
          <w:rFonts w:ascii="Courier New" w:eastAsia="宋体" w:hAnsi="Courier New" w:cs="Courier New" w:hint="eastAsia"/>
          <w:sz w:val="18"/>
          <w:szCs w:val="18"/>
        </w:rPr>
        <w:t>{5</w:t>
      </w:r>
      <w:r w:rsidRPr="006137EE">
        <w:rPr>
          <w:rFonts w:ascii="Courier New" w:eastAsia="宋体" w:hAnsi="Courier New" w:cs="Courier New" w:hint="eastAsia"/>
          <w:sz w:val="18"/>
          <w:szCs w:val="18"/>
        </w:rPr>
        <w:t>，</w:t>
      </w:r>
      <w:r w:rsidRPr="006137EE">
        <w:rPr>
          <w:rFonts w:ascii="Courier New" w:eastAsia="宋体" w:hAnsi="Courier New" w:cs="Courier New" w:hint="eastAsia"/>
          <w:sz w:val="18"/>
          <w:szCs w:val="18"/>
        </w:rPr>
        <w:t>3 2}")</w:t>
      </w:r>
    </w:p>
    <w:p w:rsidR="002C1D9D" w:rsidRDefault="006137EE" w:rsidP="008F25D0">
      <w:pPr>
        <w:rPr>
          <w:rFonts w:ascii="Courier New" w:eastAsia="宋体" w:hAnsi="Courier New" w:cs="Courier New"/>
          <w:sz w:val="18"/>
          <w:szCs w:val="18"/>
        </w:rPr>
      </w:pPr>
      <w:r w:rsidRPr="006137E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137EE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6137EE">
        <w:rPr>
          <w:rFonts w:ascii="Courier New" w:eastAsia="宋体" w:hAnsi="Courier New" w:cs="Courier New" w:hint="eastAsia"/>
          <w:sz w:val="18"/>
          <w:szCs w:val="18"/>
        </w:rPr>
        <w:t>",solution.findFrequentTreeSum(node))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20" w:name="_Toc10452972"/>
      <w:bookmarkStart w:id="921" w:name="_Toc17299646"/>
      <w:bookmarkStart w:id="922" w:name="_Toc17300720"/>
      <w:bookmarkStart w:id="923" w:name="_Toc1730102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22</w:t>
      </w:r>
      <w:r>
        <w:rPr>
          <w:rFonts w:ascii="黑体" w:eastAsia="黑体" w:hAnsi="宋体" w:cs="Times New Roman"/>
          <w:bCs/>
          <w:sz w:val="28"/>
          <w:szCs w:val="28"/>
        </w:rPr>
        <w:t>3】寻找BST的modes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20"/>
      <w:bookmarkEnd w:id="921"/>
      <w:bookmarkEnd w:id="922"/>
      <w:bookmarkEnd w:id="92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self.left, self.right = None,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C84A7B">
        <w:rPr>
          <w:rFonts w:ascii="Courier New" w:eastAsia="宋体" w:hAnsi="Courier New" w:cs="Courier New" w:hint="eastAsia"/>
          <w:sz w:val="18"/>
          <w:szCs w:val="18"/>
        </w:rPr>
        <w:t>#</w:t>
      </w:r>
      <w:r w:rsidR="00C84A7B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root</w:t>
      </w:r>
      <w:r w:rsidR="00C84A7B">
        <w:rPr>
          <w:rFonts w:ascii="Courier New" w:eastAsia="宋体" w:hAnsi="Courier New" w:cs="Courier New" w:hint="eastAsia"/>
          <w:sz w:val="18"/>
          <w:szCs w:val="18"/>
        </w:rPr>
        <w:t>为根节点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C84A7B">
        <w:rPr>
          <w:rFonts w:ascii="Courier New" w:eastAsia="宋体" w:hAnsi="Courier New" w:cs="Courier New" w:hint="eastAsia"/>
          <w:sz w:val="18"/>
          <w:szCs w:val="18"/>
        </w:rPr>
        <w:t>#</w:t>
      </w:r>
      <w:r w:rsidR="00C84A7B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helper(self, root, cache):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 ==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cache[root.val]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self.helper(root.left, cache)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self.helper(root.right, cache)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findMode(self,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from collections import defaultdict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root ==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cache = defaultdict(int)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self.helper(root, cache)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max_freq = max(cache.values())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result = [k for k,v in cache.items() if v == max_freq]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365867" w:rsidRPr="00365867" w:rsidRDefault="00365867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t>T = TreeNode(1)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br/>
      </w: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t>T.left = None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br/>
      </w: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t>T2 = TreeNode(2)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br/>
      </w: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t>T.right = T2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br/>
      </w: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t>T3 = TreeNode(2)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br/>
      </w: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t>T2.left = T3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br/>
      </w: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t>s = Solution()</w:t>
      </w:r>
      <w:r w:rsidR="004805A6" w:rsidRPr="00C84A7B">
        <w:rPr>
          <w:rFonts w:ascii="Courier New" w:eastAsia="宋体" w:hAnsi="Courier New" w:cs="Courier New" w:hint="eastAsia"/>
          <w:sz w:val="18"/>
          <w:szCs w:val="18"/>
        </w:rPr>
        <w:br/>
      </w:r>
      <w:r w:rsidRPr="0036586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t>[1,#,2,2]")</w:t>
      </w:r>
    </w:p>
    <w:p w:rsidR="002C1D9D" w:rsidRPr="00365867" w:rsidRDefault="00365867" w:rsidP="008F25D0">
      <w:pPr>
        <w:rPr>
          <w:rFonts w:ascii="Courier New" w:eastAsia="宋体" w:hAnsi="Courier New" w:cs="Courier New"/>
          <w:sz w:val="18"/>
          <w:szCs w:val="18"/>
        </w:rPr>
      </w:pPr>
      <w:r w:rsidRPr="00365867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365867">
        <w:rPr>
          <w:rFonts w:ascii="Courier New" w:eastAsia="宋体" w:hAnsi="Courier New" w:cs="Courier New" w:hint="eastAsia"/>
          <w:sz w:val="18"/>
          <w:szCs w:val="18"/>
        </w:rPr>
        <w:t>",s.findMode(T))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24" w:name="_Toc10452973"/>
      <w:bookmarkStart w:id="925" w:name="_Toc17299647"/>
      <w:bookmarkStart w:id="926" w:name="_Toc17300721"/>
      <w:bookmarkStart w:id="927" w:name="_Toc1730102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224</w:t>
      </w:r>
      <w:r>
        <w:rPr>
          <w:rFonts w:ascii="黑体" w:eastAsia="黑体" w:hAnsi="宋体" w:cs="Times New Roman"/>
          <w:bCs/>
          <w:sz w:val="28"/>
          <w:szCs w:val="28"/>
        </w:rPr>
        <w:t>】对角线遍历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24"/>
      <w:bookmarkEnd w:id="925"/>
      <w:bookmarkEnd w:id="926"/>
      <w:bookmarkEnd w:id="92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Solution:</w:t>
      </w:r>
      <w:r>
        <w:rPr>
          <w:rFonts w:ascii="Courier New" w:eastAsia="宋体" w:hAnsi="Courier New" w:cs="Courier New" w:hint="eastAsia"/>
          <w:sz w:val="18"/>
          <w:szCs w:val="18"/>
        </w:rPr>
        <w:br/>
      </w:r>
      <w:r w:rsidRPr="00365867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="00365867">
        <w:rPr>
          <w:rFonts w:ascii="Courier New" w:eastAsia="宋体" w:hAnsi="Courier New" w:cs="Courier New" w:hint="eastAsia"/>
          <w:sz w:val="18"/>
          <w:szCs w:val="18"/>
        </w:rPr>
        <w:t>#</w:t>
      </w:r>
      <w:r w:rsidR="00365867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365867">
        <w:rPr>
          <w:rFonts w:ascii="Courier New" w:eastAsia="宋体" w:hAnsi="Courier New" w:cs="Courier New" w:hint="eastAsia"/>
          <w:iCs/>
          <w:sz w:val="18"/>
          <w:szCs w:val="18"/>
        </w:rPr>
        <w:t>matrix</w:t>
      </w:r>
      <w:r w:rsidR="00365867">
        <w:rPr>
          <w:rFonts w:ascii="Courier New" w:eastAsia="宋体" w:hAnsi="Courier New" w:cs="Courier New" w:hint="eastAsia"/>
          <w:iCs/>
          <w:sz w:val="18"/>
          <w:szCs w:val="18"/>
        </w:rPr>
        <w:t>为矩阵</w:t>
      </w:r>
      <w:r w:rsidRPr="00365867">
        <w:rPr>
          <w:rFonts w:ascii="Courier New" w:eastAsia="宋体" w:hAnsi="Courier New" w:cs="Courier New" w:hint="eastAsia"/>
          <w:iCs/>
          <w:sz w:val="18"/>
          <w:szCs w:val="18"/>
        </w:rPr>
        <w:br/>
        <w:t xml:space="preserve">    </w:t>
      </w:r>
      <w:r w:rsidR="00365867">
        <w:rPr>
          <w:rFonts w:ascii="Courier New" w:eastAsia="宋体" w:hAnsi="Courier New" w:cs="Courier New" w:hint="eastAsia"/>
          <w:iCs/>
          <w:sz w:val="18"/>
          <w:szCs w:val="18"/>
        </w:rPr>
        <w:t>#</w:t>
      </w:r>
      <w:r w:rsidR="00365867">
        <w:rPr>
          <w:rFonts w:ascii="Courier New" w:eastAsia="宋体" w:hAnsi="Courier New" w:cs="Courier New" w:hint="eastAsia"/>
          <w:iCs/>
          <w:sz w:val="18"/>
          <w:szCs w:val="18"/>
        </w:rPr>
        <w:t>返回整数列表</w:t>
      </w:r>
      <w:r w:rsidRPr="00365867">
        <w:rPr>
          <w:rFonts w:ascii="Courier New" w:eastAsia="宋体" w:hAnsi="Courier New" w:cs="Courier New" w:hint="eastAsia"/>
          <w:iCs/>
          <w:sz w:val="18"/>
          <w:szCs w:val="18"/>
        </w:rPr>
        <w:br/>
      </w:r>
      <w:r>
        <w:rPr>
          <w:rFonts w:ascii="Courier New" w:eastAsia="宋体" w:hAnsi="Courier New" w:cs="Courier New" w:hint="eastAsia"/>
          <w:i/>
          <w:iCs/>
          <w:sz w:val="18"/>
          <w:szCs w:val="18"/>
        </w:rPr>
        <w:t xml:space="preserve">    </w:t>
      </w:r>
      <w:r>
        <w:rPr>
          <w:rFonts w:ascii="Courier New" w:eastAsia="宋体" w:hAnsi="Courier New" w:cs="Courier New" w:hint="eastAsia"/>
          <w:sz w:val="18"/>
          <w:szCs w:val="18"/>
        </w:rPr>
        <w:t>def findDiagonalOrder(self, matrix):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import collections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result = [ ]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dd = collections.defaultdict(list)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if not matrix: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    return result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for i in range(0, len(matrix)):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    for j in range(0, len(matrix[0])):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        dd[i+j+1].append(matrix[i][j])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for k, v in dd.items():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    if k%2==1: dd[k].reverse()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    result += dd[k]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6B447B" w:rsidRPr="006B447B" w:rsidRDefault="004805A6" w:rsidP="008F25D0">
      <w:pPr>
        <w:ind w:left="900" w:hangingChars="500" w:hanging="900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m = [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br/>
        <w:t xml:space="preserve">[ 1, 2, </w:t>
      </w:r>
      <w:r w:rsidR="006B447B" w:rsidRPr="006B447B">
        <w:rPr>
          <w:rFonts w:ascii="Courier New" w:eastAsia="宋体" w:hAnsi="Courier New" w:cs="Courier New" w:hint="eastAsia"/>
          <w:sz w:val="18"/>
          <w:szCs w:val="18"/>
        </w:rPr>
        <w:t>3 ],</w:t>
      </w:r>
      <w:r w:rsidR="006B447B" w:rsidRPr="006B447B">
        <w:rPr>
          <w:rFonts w:ascii="Courier New" w:eastAsia="宋体" w:hAnsi="Courier New" w:cs="Courier New" w:hint="eastAsia"/>
          <w:sz w:val="18"/>
          <w:szCs w:val="18"/>
        </w:rPr>
        <w:br/>
        <w:t>[ 4, 5, 6 ],</w:t>
      </w:r>
      <w:r w:rsidR="006B447B" w:rsidRPr="006B447B">
        <w:rPr>
          <w:rFonts w:ascii="Courier New" w:eastAsia="宋体" w:hAnsi="Courier New" w:cs="Courier New" w:hint="eastAsia"/>
          <w:sz w:val="18"/>
          <w:szCs w:val="18"/>
        </w:rPr>
        <w:br/>
        <w:t>[ 7, 8, 9 ]</w:t>
      </w:r>
      <w:r w:rsidR="006B447B" w:rsidRPr="006B447B">
        <w:rPr>
          <w:rFonts w:ascii="Courier New" w:eastAsia="宋体" w:hAnsi="Courier New" w:cs="Courier New" w:hint="eastAsia"/>
          <w:sz w:val="18"/>
          <w:szCs w:val="18"/>
        </w:rPr>
        <w:br/>
        <w:t>]</w:t>
      </w:r>
    </w:p>
    <w:p w:rsidR="006B447B" w:rsidRPr="006B447B" w:rsidRDefault="006B447B" w:rsidP="008F25D0">
      <w:pPr>
        <w:rPr>
          <w:rFonts w:ascii="Courier New" w:eastAsia="宋体" w:hAnsi="Courier New" w:cs="Courier New"/>
          <w:sz w:val="18"/>
          <w:szCs w:val="18"/>
        </w:rPr>
      </w:pPr>
      <w:r w:rsidRPr="006B447B">
        <w:rPr>
          <w:rFonts w:ascii="Courier New" w:eastAsia="宋体" w:hAnsi="Courier New" w:cs="Courier New" w:hint="eastAsia"/>
          <w:sz w:val="18"/>
          <w:szCs w:val="18"/>
        </w:rPr>
        <w:t xml:space="preserve">    s = Solution()</w:t>
      </w:r>
    </w:p>
    <w:p w:rsidR="006B447B" w:rsidRPr="006B447B" w:rsidRDefault="006B447B" w:rsidP="008F25D0">
      <w:pPr>
        <w:rPr>
          <w:rFonts w:ascii="Courier New" w:eastAsia="宋体" w:hAnsi="Courier New" w:cs="Courier New"/>
          <w:sz w:val="18"/>
          <w:szCs w:val="18"/>
        </w:rPr>
      </w:pPr>
      <w:r w:rsidRPr="006B447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",m)</w:t>
      </w:r>
    </w:p>
    <w:p w:rsidR="002C1D9D" w:rsidRPr="006B447B" w:rsidRDefault="006B447B" w:rsidP="008F25D0">
      <w:pPr>
        <w:rPr>
          <w:rFonts w:ascii="Courier New" w:eastAsia="宋体" w:hAnsi="Courier New" w:cs="Courier New"/>
          <w:sz w:val="18"/>
          <w:szCs w:val="18"/>
        </w:rPr>
      </w:pPr>
      <w:r w:rsidRPr="006B447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6B447B">
        <w:rPr>
          <w:rFonts w:ascii="Courier New" w:eastAsia="宋体" w:hAnsi="Courier New" w:cs="Courier New" w:hint="eastAsia"/>
          <w:sz w:val="18"/>
          <w:szCs w:val="18"/>
        </w:rPr>
        <w:t>",s.findDiagonalOrder(m))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28" w:name="_Toc10452974"/>
      <w:bookmarkStart w:id="929" w:name="_Toc17299648"/>
      <w:bookmarkStart w:id="930" w:name="_Toc17300722"/>
      <w:bookmarkStart w:id="931" w:name="_Toc1730103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225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提莫攻击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28"/>
      <w:bookmarkEnd w:id="929"/>
      <w:bookmarkEnd w:id="930"/>
      <w:bookmarkEnd w:id="93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F2EF3">
        <w:rPr>
          <w:rFonts w:ascii="Courier New" w:eastAsia="宋体" w:hAnsi="Courier New" w:cs="Courier New"/>
          <w:sz w:val="18"/>
          <w:szCs w:val="18"/>
        </w:rPr>
        <w:t>#</w:t>
      </w:r>
      <w:r w:rsidR="007F2EF3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timeSeries</w:t>
      </w:r>
      <w:r w:rsidR="007F2EF3">
        <w:rPr>
          <w:rFonts w:ascii="Courier New" w:eastAsia="宋体" w:hAnsi="Courier New" w:cs="Courier New" w:hint="eastAsia"/>
          <w:sz w:val="18"/>
          <w:szCs w:val="18"/>
        </w:rPr>
        <w:t>为整数数组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F2EF3">
        <w:rPr>
          <w:rFonts w:ascii="Courier New" w:eastAsia="宋体" w:hAnsi="Courier New" w:cs="Courier New" w:hint="eastAsia"/>
          <w:sz w:val="18"/>
          <w:szCs w:val="18"/>
        </w:rPr>
        <w:t>#</w:t>
      </w:r>
      <w:r w:rsidR="007F2EF3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duration</w:t>
      </w:r>
      <w:r w:rsidR="007F2EF3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</w:t>
      </w:r>
      <w:r w:rsidR="007F2EF3">
        <w:rPr>
          <w:rFonts w:ascii="Courier New" w:eastAsia="宋体" w:hAnsi="Courier New" w:cs="Courier New" w:hint="eastAsia"/>
          <w:sz w:val="18"/>
          <w:szCs w:val="18"/>
        </w:rPr>
        <w:t>#</w:t>
      </w:r>
      <w:r w:rsidR="007F2EF3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findPoisonedDuration(self, timeSeries, duration):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duration * len(timeSeries)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range(1,len(timeSeries)):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 -= max(0, duration - (timeSeries[i] - timeSeries[i-1]))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7F2EF3" w:rsidRPr="007F2EF3" w:rsidRDefault="007F2EF3" w:rsidP="008F25D0">
      <w:pPr>
        <w:rPr>
          <w:rFonts w:ascii="Courier New" w:eastAsia="宋体" w:hAnsi="Courier New" w:cs="Courier New"/>
          <w:sz w:val="18"/>
          <w:szCs w:val="18"/>
        </w:rPr>
      </w:pPr>
      <w:r w:rsidRPr="007F2EF3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7F2EF3" w:rsidRPr="007F2EF3" w:rsidRDefault="007F2EF3" w:rsidP="008F25D0">
      <w:pPr>
        <w:rPr>
          <w:rFonts w:ascii="Courier New" w:eastAsia="宋体" w:hAnsi="Courier New" w:cs="Courier New"/>
          <w:sz w:val="18"/>
          <w:szCs w:val="18"/>
        </w:rPr>
      </w:pPr>
      <w:r w:rsidRPr="007F2EF3">
        <w:rPr>
          <w:rFonts w:ascii="Courier New" w:eastAsia="宋体" w:hAnsi="Courier New" w:cs="Courier New"/>
          <w:sz w:val="18"/>
          <w:szCs w:val="18"/>
        </w:rPr>
        <w:t xml:space="preserve">    time =2</w:t>
      </w:r>
    </w:p>
    <w:p w:rsidR="007F2EF3" w:rsidRPr="007F2EF3" w:rsidRDefault="007F2EF3" w:rsidP="008F25D0">
      <w:pPr>
        <w:rPr>
          <w:rFonts w:ascii="Courier New" w:eastAsia="宋体" w:hAnsi="Courier New" w:cs="Courier New"/>
          <w:sz w:val="18"/>
          <w:szCs w:val="18"/>
        </w:rPr>
      </w:pPr>
      <w:r w:rsidRPr="007F2EF3">
        <w:rPr>
          <w:rFonts w:ascii="Courier New" w:eastAsia="宋体" w:hAnsi="Courier New" w:cs="Courier New"/>
          <w:sz w:val="18"/>
          <w:szCs w:val="18"/>
        </w:rPr>
        <w:t xml:space="preserve">    timws = [1,4]</w:t>
      </w:r>
    </w:p>
    <w:p w:rsidR="007F2EF3" w:rsidRPr="007F2EF3" w:rsidRDefault="007F2EF3" w:rsidP="008F25D0">
      <w:pPr>
        <w:rPr>
          <w:rFonts w:ascii="Courier New" w:eastAsia="宋体" w:hAnsi="Courier New" w:cs="Courier New"/>
          <w:sz w:val="18"/>
          <w:szCs w:val="18"/>
        </w:rPr>
      </w:pPr>
      <w:r w:rsidRPr="007F2EF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F2EF3">
        <w:rPr>
          <w:rFonts w:ascii="Courier New" w:eastAsia="宋体" w:hAnsi="Courier New" w:cs="Courier New" w:hint="eastAsia"/>
          <w:sz w:val="18"/>
          <w:szCs w:val="18"/>
        </w:rPr>
        <w:t>输入攻击序列：</w:t>
      </w:r>
      <w:r w:rsidRPr="007F2EF3">
        <w:rPr>
          <w:rFonts w:ascii="Courier New" w:eastAsia="宋体" w:hAnsi="Courier New" w:cs="Courier New" w:hint="eastAsia"/>
          <w:sz w:val="18"/>
          <w:szCs w:val="18"/>
        </w:rPr>
        <w:t>",timws)</w:t>
      </w:r>
    </w:p>
    <w:p w:rsidR="007F2EF3" w:rsidRPr="007F2EF3" w:rsidRDefault="007F2EF3" w:rsidP="008F25D0">
      <w:pPr>
        <w:rPr>
          <w:rFonts w:ascii="Courier New" w:eastAsia="宋体" w:hAnsi="Courier New" w:cs="Courier New"/>
          <w:sz w:val="18"/>
          <w:szCs w:val="18"/>
        </w:rPr>
      </w:pPr>
      <w:r w:rsidRPr="007F2EF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F2EF3">
        <w:rPr>
          <w:rFonts w:ascii="Courier New" w:eastAsia="宋体" w:hAnsi="Courier New" w:cs="Courier New" w:hint="eastAsia"/>
          <w:sz w:val="18"/>
          <w:szCs w:val="18"/>
        </w:rPr>
        <w:t>输入持续时间：</w:t>
      </w:r>
      <w:r w:rsidRPr="007F2EF3">
        <w:rPr>
          <w:rFonts w:ascii="Courier New" w:eastAsia="宋体" w:hAnsi="Courier New" w:cs="Courier New" w:hint="eastAsia"/>
          <w:sz w:val="18"/>
          <w:szCs w:val="18"/>
        </w:rPr>
        <w:t>",time)</w:t>
      </w:r>
    </w:p>
    <w:p w:rsidR="002C1D9D" w:rsidRPr="007F2EF3" w:rsidRDefault="007F2EF3" w:rsidP="008F25D0">
      <w:pPr>
        <w:rPr>
          <w:rFonts w:ascii="Courier New" w:eastAsia="宋体" w:hAnsi="Courier New" w:cs="Courier New"/>
          <w:sz w:val="18"/>
          <w:szCs w:val="18"/>
        </w:rPr>
      </w:pPr>
      <w:r w:rsidRPr="007F2EF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F2EF3">
        <w:rPr>
          <w:rFonts w:ascii="Courier New" w:eastAsia="宋体" w:hAnsi="Courier New" w:cs="Courier New" w:hint="eastAsia"/>
          <w:sz w:val="18"/>
          <w:szCs w:val="18"/>
        </w:rPr>
        <w:t>输出中毒时间：</w:t>
      </w:r>
      <w:r w:rsidRPr="007F2EF3">
        <w:rPr>
          <w:rFonts w:ascii="Courier New" w:eastAsia="宋体" w:hAnsi="Courier New" w:cs="Courier New" w:hint="eastAsia"/>
          <w:sz w:val="18"/>
          <w:szCs w:val="18"/>
        </w:rPr>
        <w:t>",s.findPoisonedDuration(timws,time))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32" w:name="_Toc10452975"/>
      <w:bookmarkStart w:id="933" w:name="_Toc17299649"/>
      <w:bookmarkStart w:id="934" w:name="_Toc17300723"/>
      <w:bookmarkStart w:id="935" w:name="_Toc1730103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226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目标和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32"/>
      <w:bookmarkEnd w:id="933"/>
      <w:bookmarkEnd w:id="934"/>
      <w:bookmarkEnd w:id="93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findTargetSumWays(self, nums, 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not nums: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dic = {nums[0]: 1, -nums[0]: 1} if nums[0] != 0 else {0: 2}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len(nums)):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tdic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d in dic: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tdic[d + nums[i]] = tdic.get(d + nums[i], 0) + dic.get(d, 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tdic[d - nums[i]] = tdic.get(d - nums[i], 0) + dic.get(d, 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dic = tdic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dic.get(S, 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B2965" w:rsidRPr="002B2965" w:rsidRDefault="002B2965" w:rsidP="008F25D0">
      <w:pPr>
        <w:rPr>
          <w:rFonts w:ascii="Courier New" w:eastAsia="宋体" w:hAnsi="Courier New" w:cs="Courier New"/>
          <w:sz w:val="18"/>
          <w:szCs w:val="18"/>
        </w:rPr>
      </w:pPr>
      <w:r w:rsidRPr="002B2965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2B2965" w:rsidRPr="002B2965" w:rsidRDefault="002B2965" w:rsidP="008F25D0">
      <w:pPr>
        <w:rPr>
          <w:rFonts w:ascii="Courier New" w:eastAsia="宋体" w:hAnsi="Courier New" w:cs="Courier New"/>
          <w:sz w:val="18"/>
          <w:szCs w:val="18"/>
        </w:rPr>
      </w:pPr>
      <w:r w:rsidRPr="002B2965">
        <w:rPr>
          <w:rFonts w:ascii="Courier New" w:eastAsia="宋体" w:hAnsi="Courier New" w:cs="Courier New"/>
          <w:sz w:val="18"/>
          <w:szCs w:val="18"/>
        </w:rPr>
        <w:t xml:space="preserve">    time =3</w:t>
      </w:r>
    </w:p>
    <w:p w:rsidR="002B2965" w:rsidRPr="002B2965" w:rsidRDefault="002B2965" w:rsidP="008F25D0">
      <w:pPr>
        <w:rPr>
          <w:rFonts w:ascii="Courier New" w:eastAsia="宋体" w:hAnsi="Courier New" w:cs="Courier New"/>
          <w:sz w:val="18"/>
          <w:szCs w:val="18"/>
        </w:rPr>
      </w:pPr>
      <w:r w:rsidRPr="002B2965">
        <w:rPr>
          <w:rFonts w:ascii="Courier New" w:eastAsia="宋体" w:hAnsi="Courier New" w:cs="Courier New"/>
          <w:sz w:val="18"/>
          <w:szCs w:val="18"/>
        </w:rPr>
        <w:t xml:space="preserve">    timws = [1,1,1,1,1]</w:t>
      </w:r>
    </w:p>
    <w:p w:rsidR="002B2965" w:rsidRPr="002B2965" w:rsidRDefault="002B2965" w:rsidP="008F25D0">
      <w:pPr>
        <w:rPr>
          <w:rFonts w:ascii="Courier New" w:eastAsia="宋体" w:hAnsi="Courier New" w:cs="Courier New"/>
          <w:sz w:val="18"/>
          <w:szCs w:val="18"/>
        </w:rPr>
      </w:pPr>
      <w:r w:rsidRPr="002B296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B2965">
        <w:rPr>
          <w:rFonts w:ascii="Courier New" w:eastAsia="宋体" w:hAnsi="Courier New" w:cs="Courier New" w:hint="eastAsia"/>
          <w:sz w:val="18"/>
          <w:szCs w:val="18"/>
        </w:rPr>
        <w:t>输入目标值：</w:t>
      </w:r>
      <w:r w:rsidRPr="002B2965">
        <w:rPr>
          <w:rFonts w:ascii="Courier New" w:eastAsia="宋体" w:hAnsi="Courier New" w:cs="Courier New" w:hint="eastAsia"/>
          <w:sz w:val="18"/>
          <w:szCs w:val="18"/>
        </w:rPr>
        <w:t>",time)</w:t>
      </w:r>
    </w:p>
    <w:p w:rsidR="002B2965" w:rsidRPr="002B2965" w:rsidRDefault="002B2965" w:rsidP="008F25D0">
      <w:pPr>
        <w:rPr>
          <w:rFonts w:ascii="Courier New" w:eastAsia="宋体" w:hAnsi="Courier New" w:cs="Courier New"/>
          <w:sz w:val="18"/>
          <w:szCs w:val="18"/>
        </w:rPr>
      </w:pPr>
      <w:r w:rsidRPr="002B296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B2965">
        <w:rPr>
          <w:rFonts w:ascii="Courier New" w:eastAsia="宋体" w:hAnsi="Courier New" w:cs="Courier New" w:hint="eastAsia"/>
          <w:sz w:val="18"/>
          <w:szCs w:val="18"/>
        </w:rPr>
        <w:t>输入序列值：</w:t>
      </w:r>
      <w:r w:rsidRPr="002B2965">
        <w:rPr>
          <w:rFonts w:ascii="Courier New" w:eastAsia="宋体" w:hAnsi="Courier New" w:cs="Courier New" w:hint="eastAsia"/>
          <w:sz w:val="18"/>
          <w:szCs w:val="18"/>
        </w:rPr>
        <w:t>",timws)</w:t>
      </w:r>
    </w:p>
    <w:p w:rsidR="002C1D9D" w:rsidRPr="007F2EF3" w:rsidRDefault="002B2965" w:rsidP="008F25D0">
      <w:pPr>
        <w:rPr>
          <w:rFonts w:ascii="Courier New" w:eastAsia="宋体" w:hAnsi="Courier New" w:cs="Courier New"/>
          <w:sz w:val="18"/>
          <w:szCs w:val="18"/>
        </w:rPr>
      </w:pPr>
      <w:r w:rsidRPr="002B296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B2965">
        <w:rPr>
          <w:rFonts w:ascii="Courier New" w:eastAsia="宋体" w:hAnsi="Courier New" w:cs="Courier New" w:hint="eastAsia"/>
          <w:sz w:val="18"/>
          <w:szCs w:val="18"/>
        </w:rPr>
        <w:t>输出方法为：</w:t>
      </w:r>
      <w:r w:rsidRPr="002B2965">
        <w:rPr>
          <w:rFonts w:ascii="Courier New" w:eastAsia="宋体" w:hAnsi="Courier New" w:cs="Courier New" w:hint="eastAsia"/>
          <w:sz w:val="18"/>
          <w:szCs w:val="18"/>
        </w:rPr>
        <w:t>",s.findTargetSumWays(timws,time))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36" w:name="_Toc10452976"/>
      <w:bookmarkStart w:id="937" w:name="_Toc17299650"/>
      <w:bookmarkStart w:id="938" w:name="_Toc17300724"/>
      <w:bookmarkStart w:id="939" w:name="_Toc17301032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227</w:t>
      </w:r>
      <w:r>
        <w:rPr>
          <w:rFonts w:ascii="黑体" w:eastAsia="黑体" w:hAnsi="宋体" w:cs="Times New Roman"/>
          <w:bCs/>
          <w:sz w:val="28"/>
          <w:szCs w:val="28"/>
        </w:rPr>
        <w:t>】升序子序列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36"/>
      <w:bookmarkEnd w:id="937"/>
      <w:bookmarkEnd w:id="938"/>
      <w:bookmarkEnd w:id="93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findSubsequences(self,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730259">
        <w:rPr>
          <w:rFonts w:ascii="Courier New" w:eastAsia="宋体" w:hAnsi="Courier New" w:cs="Courier New" w:hint="eastAsia"/>
          <w:sz w:val="18"/>
          <w:szCs w:val="18"/>
        </w:rPr>
        <w:t>#</w:t>
      </w:r>
      <w:r w:rsidR="0073025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 w:rsidR="00730259">
        <w:rPr>
          <w:rFonts w:ascii="Courier New" w:eastAsia="宋体" w:hAnsi="Courier New" w:cs="Courier New" w:hint="eastAsia"/>
          <w:sz w:val="18"/>
          <w:szCs w:val="18"/>
        </w:rPr>
        <w:t>为列表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730259">
        <w:rPr>
          <w:rFonts w:ascii="Courier New" w:eastAsia="宋体" w:hAnsi="Courier New" w:cs="Courier New" w:hint="eastAsia"/>
          <w:sz w:val="18"/>
          <w:szCs w:val="18"/>
        </w:rPr>
        <w:t>#</w:t>
      </w:r>
      <w:r w:rsidR="00730259">
        <w:rPr>
          <w:rFonts w:ascii="Courier New" w:eastAsia="宋体" w:hAnsi="Courier New" w:cs="Courier New" w:hint="eastAsia"/>
          <w:sz w:val="18"/>
          <w:szCs w:val="18"/>
        </w:rPr>
        <w:t>返回列表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self.subsets(nums, 0, [], res)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subsets(self, nums, index, temp, res):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len(nums) &gt;= index and len(temp) &gt;= 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res.append(temp[:])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used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range(index, len(nums)):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len(temp) &gt; 0 and temp[-1] &gt; nums[i]: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nums[i] in used: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used[nums[i]] =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temp.append(nums[i])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self.subsets(nums, i+1, temp, res)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temp.pop()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730259" w:rsidRPr="00730259" w:rsidRDefault="00730259" w:rsidP="008F25D0">
      <w:pPr>
        <w:rPr>
          <w:rFonts w:ascii="Courier New" w:eastAsia="宋体" w:hAnsi="Courier New" w:cs="Courier New"/>
          <w:sz w:val="18"/>
          <w:szCs w:val="18"/>
        </w:rPr>
      </w:pPr>
      <w:r w:rsidRPr="00730259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730259" w:rsidRPr="00730259" w:rsidRDefault="00730259" w:rsidP="008F25D0">
      <w:pPr>
        <w:rPr>
          <w:rFonts w:ascii="Courier New" w:eastAsia="宋体" w:hAnsi="Courier New" w:cs="Courier New"/>
          <w:sz w:val="18"/>
          <w:szCs w:val="18"/>
        </w:rPr>
      </w:pPr>
      <w:r w:rsidRPr="00730259">
        <w:rPr>
          <w:rFonts w:ascii="Courier New" w:eastAsia="宋体" w:hAnsi="Courier New" w:cs="Courier New"/>
          <w:sz w:val="18"/>
          <w:szCs w:val="18"/>
        </w:rPr>
        <w:t xml:space="preserve">    series =[4,6,7,7]</w:t>
      </w:r>
    </w:p>
    <w:p w:rsidR="00730259" w:rsidRPr="00730259" w:rsidRDefault="00730259" w:rsidP="008F25D0">
      <w:pPr>
        <w:rPr>
          <w:rFonts w:ascii="Courier New" w:eastAsia="宋体" w:hAnsi="Courier New" w:cs="Courier New"/>
          <w:sz w:val="18"/>
          <w:szCs w:val="18"/>
        </w:rPr>
      </w:pPr>
      <w:r w:rsidRPr="0073025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30259">
        <w:rPr>
          <w:rFonts w:ascii="Courier New" w:eastAsia="宋体" w:hAnsi="Courier New" w:cs="Courier New" w:hint="eastAsia"/>
          <w:sz w:val="18"/>
          <w:szCs w:val="18"/>
        </w:rPr>
        <w:t>输入序列为：</w:t>
      </w:r>
      <w:r w:rsidRPr="00730259">
        <w:rPr>
          <w:rFonts w:ascii="Courier New" w:eastAsia="宋体" w:hAnsi="Courier New" w:cs="Courier New" w:hint="eastAsia"/>
          <w:sz w:val="18"/>
          <w:szCs w:val="18"/>
        </w:rPr>
        <w:t>",series)</w:t>
      </w:r>
    </w:p>
    <w:p w:rsidR="002C1D9D" w:rsidRPr="00730259" w:rsidRDefault="00730259" w:rsidP="008F25D0">
      <w:pPr>
        <w:rPr>
          <w:rFonts w:ascii="Courier New" w:eastAsia="宋体" w:hAnsi="Courier New" w:cs="Courier New"/>
          <w:sz w:val="18"/>
          <w:szCs w:val="18"/>
        </w:rPr>
      </w:pPr>
      <w:r w:rsidRPr="0073025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30259">
        <w:rPr>
          <w:rFonts w:ascii="Courier New" w:eastAsia="宋体" w:hAnsi="Courier New" w:cs="Courier New" w:hint="eastAsia"/>
          <w:sz w:val="18"/>
          <w:szCs w:val="18"/>
        </w:rPr>
        <w:t>输出序列为：</w:t>
      </w:r>
      <w:r w:rsidRPr="00730259">
        <w:rPr>
          <w:rFonts w:ascii="Courier New" w:eastAsia="宋体" w:hAnsi="Courier New" w:cs="Courier New" w:hint="eastAsia"/>
          <w:sz w:val="18"/>
          <w:szCs w:val="18"/>
        </w:rPr>
        <w:t>",s.findSubsequences(series))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40" w:name="_Toc10452977"/>
      <w:bookmarkStart w:id="941" w:name="_Toc17299651"/>
      <w:bookmarkStart w:id="942" w:name="_Toc17300725"/>
      <w:bookmarkStart w:id="943" w:name="_Toc1730103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228</w:t>
      </w:r>
      <w:r>
        <w:rPr>
          <w:rFonts w:ascii="黑体" w:eastAsia="黑体" w:hAnsi="宋体" w:cs="Times New Roman"/>
          <w:bCs/>
          <w:sz w:val="28"/>
          <w:szCs w:val="28"/>
        </w:rPr>
        <w:t>】神奇字符串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40"/>
      <w:bookmarkEnd w:id="941"/>
      <w:bookmarkEnd w:id="942"/>
      <w:bookmarkEnd w:id="94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magicalString(self,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503B4B">
        <w:rPr>
          <w:rFonts w:ascii="Courier New" w:eastAsia="宋体" w:hAnsi="Courier New" w:cs="Courier New" w:hint="eastAsia"/>
          <w:sz w:val="18"/>
          <w:szCs w:val="18"/>
        </w:rPr>
        <w:t>#</w:t>
      </w:r>
      <w:r w:rsidR="00503B4B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</w:t>
      </w:r>
      <w:r w:rsidR="00503B4B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503B4B">
        <w:rPr>
          <w:rFonts w:ascii="Courier New" w:eastAsia="宋体" w:hAnsi="Courier New" w:cs="Courier New" w:hint="eastAsia"/>
          <w:sz w:val="18"/>
          <w:szCs w:val="18"/>
        </w:rPr>
        <w:t>#</w:t>
      </w:r>
      <w:r w:rsidR="00503B4B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elif n &lt;= 3: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so_far, grp, ones =[1,2,2], 2,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while len(so_far) &lt; 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freq, item = so_far[grp], 1 if grp % 2 == 0 else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_ in range(freq):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so_far.append(item)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ones, grp = ones + freq if item == 1 else ones, grp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len(so_far) == 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ones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ones-1 if so_far[-1] == 1 else ones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503B4B" w:rsidRPr="00503B4B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if __name__ == '__main__':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s = Solution()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n = 6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</w:t>
      </w:r>
      <w:r w:rsidR="00503B4B" w:rsidRPr="00503B4B">
        <w:rPr>
          <w:rFonts w:ascii="Courier New" w:eastAsia="宋体" w:hAnsi="Courier New" w:cs="Courier New" w:hint="eastAsia"/>
          <w:sz w:val="18"/>
          <w:szCs w:val="18"/>
        </w:rPr>
        <w:t xml:space="preserve">   print("</w:t>
      </w:r>
      <w:r w:rsidR="00503B4B" w:rsidRPr="00503B4B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="00503B4B" w:rsidRPr="00503B4B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C1D9D" w:rsidRDefault="00503B4B" w:rsidP="008F25D0">
      <w:pPr>
        <w:rPr>
          <w:rFonts w:ascii="Courier New" w:eastAsia="宋体" w:hAnsi="Courier New" w:cs="Courier New"/>
          <w:sz w:val="18"/>
          <w:szCs w:val="18"/>
        </w:rPr>
      </w:pPr>
      <w:r w:rsidRPr="00503B4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503B4B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503B4B">
        <w:rPr>
          <w:rFonts w:ascii="Courier New" w:eastAsia="宋体" w:hAnsi="Courier New" w:cs="Courier New" w:hint="eastAsia"/>
          <w:sz w:val="18"/>
          <w:szCs w:val="18"/>
        </w:rPr>
        <w:t>",s.magicalString(n))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44" w:name="_Toc10452978"/>
      <w:bookmarkStart w:id="945" w:name="_Toc17299652"/>
      <w:bookmarkStart w:id="946" w:name="_Toc17300726"/>
      <w:bookmarkStart w:id="947" w:name="_Toc1730103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229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 w:rsidRPr="006F5A80">
        <w:rPr>
          <w:rFonts w:ascii="黑体" w:eastAsia="黑体" w:hAnsi="宋体" w:cs="Times New Roman"/>
          <w:bCs/>
          <w:sz w:val="28"/>
          <w:szCs w:val="28"/>
        </w:rPr>
        <w:t>爆破气球的最小箭头数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44"/>
      <w:bookmarkEnd w:id="945"/>
      <w:bookmarkEnd w:id="946"/>
      <w:bookmarkEnd w:id="94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findMinArrowShots(self, points):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094813">
        <w:rPr>
          <w:rFonts w:ascii="Courier New" w:eastAsia="宋体" w:hAnsi="Courier New" w:cs="Courier New" w:hint="eastAsia"/>
          <w:sz w:val="18"/>
          <w:szCs w:val="18"/>
        </w:rPr>
        <w:t>#</w:t>
      </w:r>
      <w:r w:rsidR="00094813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points</w:t>
      </w:r>
      <w:r w:rsidR="00094813"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094813">
        <w:rPr>
          <w:rFonts w:ascii="Courier New" w:eastAsia="宋体" w:hAnsi="Courier New" w:cs="Courier New" w:hint="eastAsia"/>
          <w:sz w:val="18"/>
          <w:szCs w:val="18"/>
        </w:rPr>
        <w:t>#</w:t>
      </w:r>
      <w:r w:rsidR="00094813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points == None or not points: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points.sort(key = lambda x : x[1]);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lastEnd = points[0][1]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len(points)):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points[i][0] &gt; lastEnd: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lastEnd = points[i][1]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094813" w:rsidRPr="00094813" w:rsidRDefault="00094813" w:rsidP="008F25D0">
      <w:pPr>
        <w:rPr>
          <w:rFonts w:ascii="Courier New" w:eastAsia="宋体" w:hAnsi="Courier New" w:cs="Courier New"/>
          <w:sz w:val="18"/>
          <w:szCs w:val="18"/>
        </w:rPr>
      </w:pPr>
      <w:r w:rsidRPr="00094813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094813" w:rsidRPr="00094813" w:rsidRDefault="00094813" w:rsidP="008F25D0">
      <w:pPr>
        <w:rPr>
          <w:rFonts w:ascii="Courier New" w:eastAsia="宋体" w:hAnsi="Courier New" w:cs="Courier New"/>
          <w:sz w:val="18"/>
          <w:szCs w:val="18"/>
        </w:rPr>
      </w:pPr>
      <w:r w:rsidRPr="00094813">
        <w:rPr>
          <w:rFonts w:ascii="Courier New" w:eastAsia="宋体" w:hAnsi="Courier New" w:cs="Courier New"/>
          <w:sz w:val="18"/>
          <w:szCs w:val="18"/>
        </w:rPr>
        <w:t xml:space="preserve">    n = [[10,16], [2,8], [1,6], [7,12]]</w:t>
      </w:r>
    </w:p>
    <w:p w:rsidR="00094813" w:rsidRPr="00094813" w:rsidRDefault="00094813" w:rsidP="008F25D0">
      <w:pPr>
        <w:rPr>
          <w:rFonts w:ascii="Courier New" w:eastAsia="宋体" w:hAnsi="Courier New" w:cs="Courier New"/>
          <w:sz w:val="18"/>
          <w:szCs w:val="18"/>
        </w:rPr>
      </w:pPr>
      <w:r w:rsidRPr="0009481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94813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094813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C1D9D" w:rsidRPr="00094813" w:rsidRDefault="00094813" w:rsidP="008F25D0">
      <w:pPr>
        <w:rPr>
          <w:rFonts w:ascii="Courier New" w:eastAsia="宋体" w:hAnsi="Courier New" w:cs="Courier New"/>
          <w:sz w:val="18"/>
          <w:szCs w:val="18"/>
        </w:rPr>
      </w:pPr>
      <w:r w:rsidRPr="00094813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094813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094813">
        <w:rPr>
          <w:rFonts w:ascii="Courier New" w:eastAsia="宋体" w:hAnsi="Courier New" w:cs="Courier New" w:hint="eastAsia"/>
          <w:sz w:val="18"/>
          <w:szCs w:val="18"/>
        </w:rPr>
        <w:t>",s.findMinArrowShots(n))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948" w:name="_Toc10452979"/>
      <w:bookmarkStart w:id="949" w:name="_Toc17299653"/>
      <w:bookmarkStart w:id="950" w:name="_Toc17300727"/>
      <w:bookmarkStart w:id="951" w:name="_Toc17301035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230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 w:rsidRPr="006F5A80">
        <w:rPr>
          <w:rFonts w:ascii="黑体" w:eastAsia="黑体" w:hAnsi="宋体" w:cs="Times New Roman"/>
          <w:bCs/>
          <w:sz w:val="28"/>
          <w:szCs w:val="28"/>
        </w:rPr>
        <w:t>查找数组中的所有重复项</w:t>
      </w:r>
      <w:r w:rsidR="00FD4CF1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948"/>
      <w:bookmarkEnd w:id="949"/>
      <w:bookmarkEnd w:id="950"/>
      <w:bookmarkEnd w:id="95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</w:t>
      </w:r>
      <w:r w:rsidR="00A00B05"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/>
          <w:sz w:val="18"/>
          <w:szCs w:val="18"/>
        </w:rPr>
        <w:t xml:space="preserve">  </w:t>
      </w:r>
      <w:r w:rsidR="00A00B05">
        <w:rPr>
          <w:rFonts w:ascii="Courier New" w:eastAsia="宋体" w:hAnsi="Courier New" w:cs="Courier New" w:hint="eastAsia"/>
          <w:sz w:val="18"/>
          <w:szCs w:val="18"/>
        </w:rPr>
        <w:t>#</w:t>
      </w:r>
      <w:r w:rsidR="00A00B05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 w:rsidR="00A00B05"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A00B05">
        <w:rPr>
          <w:rFonts w:ascii="Courier New" w:eastAsia="宋体" w:hAnsi="Courier New" w:cs="Courier New" w:hint="eastAsia"/>
          <w:sz w:val="18"/>
          <w:szCs w:val="18"/>
        </w:rPr>
        <w:t>#</w:t>
      </w:r>
      <w:r w:rsidR="00A00B05">
        <w:rPr>
          <w:rFonts w:ascii="Courier New" w:eastAsia="宋体" w:hAnsi="Courier New" w:cs="Courier New" w:hint="eastAsia"/>
          <w:sz w:val="18"/>
          <w:szCs w:val="18"/>
        </w:rPr>
        <w:t>返回整数列表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findDuplicates(self,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not nums: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duplicates = []  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each in range(len(nums)):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index = nums[each]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index&lt;0: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index = -index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nums[index-1]&gt;0: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nums[index-1]=-nums[index-1]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duplicates.append(index)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duplicates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A00B05" w:rsidRPr="00A00B05" w:rsidRDefault="00A00B05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A00B05" w:rsidRPr="00A00B05" w:rsidRDefault="00A00B05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/>
          <w:sz w:val="18"/>
          <w:szCs w:val="18"/>
        </w:rPr>
        <w:t xml:space="preserve">    n = [4,3,2,7,8,2,3,1]</w:t>
      </w:r>
    </w:p>
    <w:p w:rsidR="00A00B05" w:rsidRPr="00A00B05" w:rsidRDefault="00A00B05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C1D9D" w:rsidRPr="00A00B05" w:rsidRDefault="00A00B05" w:rsidP="008F25D0">
      <w:pPr>
        <w:rPr>
          <w:rFonts w:ascii="Courier New" w:eastAsia="宋体" w:hAnsi="Courier New" w:cs="Courier New"/>
          <w:sz w:val="18"/>
          <w:szCs w:val="18"/>
        </w:rPr>
      </w:pPr>
      <w:r w:rsidRPr="00A00B0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A00B05">
        <w:rPr>
          <w:rFonts w:ascii="Courier New" w:eastAsia="宋体" w:hAnsi="Courier New" w:cs="Courier New" w:hint="eastAsia"/>
          <w:sz w:val="18"/>
          <w:szCs w:val="18"/>
        </w:rPr>
        <w:t>",s.findDuplicates(n))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52" w:name="_Toc10452980"/>
      <w:bookmarkStart w:id="953" w:name="_Toc17299654"/>
      <w:bookmarkStart w:id="954" w:name="_Toc17300728"/>
      <w:bookmarkStart w:id="955" w:name="_Toc1730103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231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最小基因变化</w:t>
      </w:r>
      <w:r w:rsidR="00FD4CF1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52"/>
      <w:bookmarkEnd w:id="953"/>
      <w:bookmarkEnd w:id="954"/>
      <w:bookmarkEnd w:id="95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from collections import deque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#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start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#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end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为字符串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#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bank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为字符串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#</w:t>
      </w:r>
      <w:r w:rsidR="00301CDC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minMutation(self, start, end, bank):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not bank: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bank = set(bank)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 = deque()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h.append((start, 0))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h: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seq, step = h.popleft()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seq == end: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step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c in "ACGT":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i in range(len(seq)):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new_seq = seq[:i] + c + seq[i + 1:]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new_seq in bank: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h.append((new_seq, step + 1))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bank.remove(new_seq)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301CDC" w:rsidRPr="00301CDC" w:rsidRDefault="00301CDC" w:rsidP="008F25D0">
      <w:pPr>
        <w:rPr>
          <w:rFonts w:ascii="Courier New" w:eastAsia="宋体" w:hAnsi="Courier New" w:cs="Courier New"/>
          <w:sz w:val="18"/>
          <w:szCs w:val="18"/>
        </w:rPr>
      </w:pPr>
      <w:r w:rsidRPr="00301CDC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301CDC" w:rsidRPr="00301CDC" w:rsidRDefault="00301CDC" w:rsidP="008F25D0">
      <w:pPr>
        <w:rPr>
          <w:rFonts w:ascii="Courier New" w:eastAsia="宋体" w:hAnsi="Courier New" w:cs="Courier New"/>
          <w:sz w:val="18"/>
          <w:szCs w:val="18"/>
        </w:rPr>
      </w:pPr>
      <w:r w:rsidRPr="00301CDC">
        <w:rPr>
          <w:rFonts w:ascii="Courier New" w:eastAsia="宋体" w:hAnsi="Courier New" w:cs="Courier New"/>
          <w:sz w:val="18"/>
          <w:szCs w:val="18"/>
        </w:rPr>
        <w:t xml:space="preserve">    n ="AACCGGTT"</w:t>
      </w:r>
    </w:p>
    <w:p w:rsidR="00301CDC" w:rsidRPr="00301CDC" w:rsidRDefault="00301CDC" w:rsidP="008F25D0">
      <w:pPr>
        <w:rPr>
          <w:rFonts w:ascii="Courier New" w:eastAsia="宋体" w:hAnsi="Courier New" w:cs="Courier New"/>
          <w:sz w:val="18"/>
          <w:szCs w:val="18"/>
        </w:rPr>
      </w:pPr>
      <w:r w:rsidRPr="00301CDC">
        <w:rPr>
          <w:rFonts w:ascii="Courier New" w:eastAsia="宋体" w:hAnsi="Courier New" w:cs="Courier New"/>
          <w:sz w:val="18"/>
          <w:szCs w:val="18"/>
        </w:rPr>
        <w:t xml:space="preserve">    m= "AACCGGTA"</w:t>
      </w:r>
    </w:p>
    <w:p w:rsidR="00301CDC" w:rsidRPr="00301CDC" w:rsidRDefault="00301CDC" w:rsidP="008F25D0">
      <w:pPr>
        <w:rPr>
          <w:rFonts w:ascii="Courier New" w:eastAsia="宋体" w:hAnsi="Courier New" w:cs="Courier New"/>
          <w:sz w:val="18"/>
          <w:szCs w:val="18"/>
        </w:rPr>
      </w:pPr>
      <w:r w:rsidRPr="00301CDC">
        <w:rPr>
          <w:rFonts w:ascii="Courier New" w:eastAsia="宋体" w:hAnsi="Courier New" w:cs="Courier New"/>
          <w:sz w:val="18"/>
          <w:szCs w:val="18"/>
        </w:rPr>
        <w:t xml:space="preserve">    p=["AACCGGTA"]</w:t>
      </w:r>
    </w:p>
    <w:p w:rsidR="00301CDC" w:rsidRPr="00301CDC" w:rsidRDefault="00301CDC" w:rsidP="008F25D0">
      <w:pPr>
        <w:rPr>
          <w:rFonts w:ascii="Courier New" w:eastAsia="宋体" w:hAnsi="Courier New" w:cs="Courier New"/>
          <w:sz w:val="18"/>
          <w:szCs w:val="18"/>
        </w:rPr>
      </w:pPr>
      <w:r w:rsidRPr="00301CDC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01CDC">
        <w:rPr>
          <w:rFonts w:ascii="Courier New" w:eastAsia="宋体" w:hAnsi="Courier New" w:cs="Courier New" w:hint="eastAsia"/>
          <w:sz w:val="18"/>
          <w:szCs w:val="18"/>
        </w:rPr>
        <w:t>输入起点为：</w:t>
      </w:r>
      <w:r w:rsidRPr="00301CDC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301CDC" w:rsidRPr="00301CDC" w:rsidRDefault="00301CDC" w:rsidP="008F25D0">
      <w:pPr>
        <w:rPr>
          <w:rFonts w:ascii="Courier New" w:eastAsia="宋体" w:hAnsi="Courier New" w:cs="Courier New"/>
          <w:sz w:val="18"/>
          <w:szCs w:val="18"/>
        </w:rPr>
      </w:pPr>
      <w:r w:rsidRPr="00301CDC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01CDC">
        <w:rPr>
          <w:rFonts w:ascii="Courier New" w:eastAsia="宋体" w:hAnsi="Courier New" w:cs="Courier New" w:hint="eastAsia"/>
          <w:sz w:val="18"/>
          <w:szCs w:val="18"/>
        </w:rPr>
        <w:t>输入终点为：</w:t>
      </w:r>
      <w:r w:rsidRPr="00301CDC">
        <w:rPr>
          <w:rFonts w:ascii="Courier New" w:eastAsia="宋体" w:hAnsi="Courier New" w:cs="Courier New" w:hint="eastAsia"/>
          <w:sz w:val="18"/>
          <w:szCs w:val="18"/>
        </w:rPr>
        <w:t>",m)</w:t>
      </w:r>
    </w:p>
    <w:p w:rsidR="00301CDC" w:rsidRPr="00301CDC" w:rsidRDefault="00301CDC" w:rsidP="008F25D0">
      <w:pPr>
        <w:rPr>
          <w:rFonts w:ascii="Courier New" w:eastAsia="宋体" w:hAnsi="Courier New" w:cs="Courier New"/>
          <w:sz w:val="18"/>
          <w:szCs w:val="18"/>
        </w:rPr>
      </w:pPr>
      <w:r w:rsidRPr="00301CDC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01CDC">
        <w:rPr>
          <w:rFonts w:ascii="Courier New" w:eastAsia="宋体" w:hAnsi="Courier New" w:cs="Courier New" w:hint="eastAsia"/>
          <w:sz w:val="18"/>
          <w:szCs w:val="18"/>
        </w:rPr>
        <w:t>输入的库为：</w:t>
      </w:r>
      <w:r w:rsidRPr="00301CDC">
        <w:rPr>
          <w:rFonts w:ascii="Courier New" w:eastAsia="宋体" w:hAnsi="Courier New" w:cs="Courier New" w:hint="eastAsia"/>
          <w:sz w:val="18"/>
          <w:szCs w:val="18"/>
        </w:rPr>
        <w:t>",p)</w:t>
      </w:r>
    </w:p>
    <w:p w:rsidR="002C1D9D" w:rsidRPr="00301CDC" w:rsidRDefault="00301CDC" w:rsidP="008F25D0">
      <w:pPr>
        <w:rPr>
          <w:rFonts w:ascii="Courier New" w:eastAsia="宋体" w:hAnsi="Courier New" w:cs="Courier New"/>
          <w:sz w:val="18"/>
          <w:szCs w:val="18"/>
        </w:rPr>
      </w:pPr>
      <w:r w:rsidRPr="00301CDC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301CDC">
        <w:rPr>
          <w:rFonts w:ascii="Courier New" w:eastAsia="宋体" w:hAnsi="Courier New" w:cs="Courier New" w:hint="eastAsia"/>
          <w:sz w:val="18"/>
          <w:szCs w:val="18"/>
        </w:rPr>
        <w:t>输出步数为：</w:t>
      </w:r>
      <w:r w:rsidRPr="00301CDC">
        <w:rPr>
          <w:rFonts w:ascii="Courier New" w:eastAsia="宋体" w:hAnsi="Courier New" w:cs="Courier New" w:hint="eastAsia"/>
          <w:sz w:val="18"/>
          <w:szCs w:val="18"/>
        </w:rPr>
        <w:t>",s.minMutation(n,m,p))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56" w:name="_Toc10452981"/>
      <w:bookmarkStart w:id="957" w:name="_Toc17299655"/>
      <w:bookmarkStart w:id="958" w:name="_Toc17300729"/>
      <w:bookmarkStart w:id="959" w:name="_Toc1730103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232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替换后的最长重复字符</w:t>
      </w:r>
      <w:r w:rsidR="00FD4CF1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56"/>
      <w:bookmarkEnd w:id="957"/>
      <w:bookmarkEnd w:id="958"/>
      <w:bookmarkEnd w:id="95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from collections import defaultdict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E50309">
        <w:rPr>
          <w:rFonts w:ascii="Courier New" w:eastAsia="宋体" w:hAnsi="Courier New" w:cs="Courier New" w:hint="eastAsia"/>
          <w:sz w:val="18"/>
          <w:szCs w:val="18"/>
        </w:rPr>
        <w:t>#</w:t>
      </w:r>
      <w:r w:rsidR="00E5030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 w:rsidR="00E50309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E50309">
        <w:rPr>
          <w:rFonts w:ascii="Courier New" w:eastAsia="宋体" w:hAnsi="Courier New" w:cs="Courier New" w:hint="eastAsia"/>
          <w:sz w:val="18"/>
          <w:szCs w:val="18"/>
        </w:rPr>
        <w:t>#</w:t>
      </w:r>
      <w:r w:rsidR="00E5030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k</w:t>
      </w:r>
      <w:r w:rsidR="00E50309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E50309">
        <w:rPr>
          <w:rFonts w:ascii="Courier New" w:eastAsia="宋体" w:hAnsi="Courier New" w:cs="Courier New" w:hint="eastAsia"/>
          <w:sz w:val="18"/>
          <w:szCs w:val="18"/>
        </w:rPr>
        <w:t>#</w:t>
      </w:r>
      <w:r w:rsidR="00E50309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characterReplacement(self, s,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char2count = defaultdict(int)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maxLen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start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end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char2count[s[end]]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end - start + 1 - char2count[s[start]] &gt;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char2count[s[start]]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start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maxLen = max(maxLen, end - start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maxLen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E50309" w:rsidRPr="00E50309" w:rsidRDefault="00E50309" w:rsidP="008F25D0">
      <w:pPr>
        <w:rPr>
          <w:rFonts w:ascii="Courier New" w:eastAsia="宋体" w:hAnsi="Courier New" w:cs="Courier New"/>
          <w:sz w:val="18"/>
          <w:szCs w:val="18"/>
        </w:rPr>
      </w:pPr>
      <w:r w:rsidRPr="00E50309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E50309" w:rsidRPr="00E50309" w:rsidRDefault="00E50309" w:rsidP="008F25D0">
      <w:pPr>
        <w:rPr>
          <w:rFonts w:ascii="Courier New" w:eastAsia="宋体" w:hAnsi="Courier New" w:cs="Courier New"/>
          <w:sz w:val="18"/>
          <w:szCs w:val="18"/>
        </w:rPr>
      </w:pPr>
      <w:r w:rsidRPr="00E50309">
        <w:rPr>
          <w:rFonts w:ascii="Courier New" w:eastAsia="宋体" w:hAnsi="Courier New" w:cs="Courier New"/>
          <w:sz w:val="18"/>
          <w:szCs w:val="18"/>
        </w:rPr>
        <w:t xml:space="preserve">    n ="ABAB"</w:t>
      </w:r>
    </w:p>
    <w:p w:rsidR="00E50309" w:rsidRPr="00E50309" w:rsidRDefault="00E50309" w:rsidP="008F25D0">
      <w:pPr>
        <w:rPr>
          <w:rFonts w:ascii="Courier New" w:eastAsia="宋体" w:hAnsi="Courier New" w:cs="Courier New"/>
          <w:sz w:val="18"/>
          <w:szCs w:val="18"/>
        </w:rPr>
      </w:pPr>
      <w:r w:rsidRPr="00E50309">
        <w:rPr>
          <w:rFonts w:ascii="Courier New" w:eastAsia="宋体" w:hAnsi="Courier New" w:cs="Courier New"/>
          <w:sz w:val="18"/>
          <w:szCs w:val="18"/>
        </w:rPr>
        <w:t xml:space="preserve">    m=2</w:t>
      </w:r>
    </w:p>
    <w:p w:rsidR="00E50309" w:rsidRPr="00E50309" w:rsidRDefault="00E50309" w:rsidP="008F25D0">
      <w:pPr>
        <w:rPr>
          <w:rFonts w:ascii="Courier New" w:eastAsia="宋体" w:hAnsi="Courier New" w:cs="Courier New"/>
          <w:sz w:val="18"/>
          <w:szCs w:val="18"/>
        </w:rPr>
      </w:pPr>
      <w:r w:rsidRPr="00E5030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50309">
        <w:rPr>
          <w:rFonts w:ascii="Courier New" w:eastAsia="宋体" w:hAnsi="Courier New" w:cs="Courier New" w:hint="eastAsia"/>
          <w:sz w:val="18"/>
          <w:szCs w:val="18"/>
        </w:rPr>
        <w:t>输入字符串为：</w:t>
      </w:r>
      <w:r w:rsidRPr="00E50309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E50309" w:rsidRPr="00E50309" w:rsidRDefault="00E50309" w:rsidP="008F25D0">
      <w:pPr>
        <w:rPr>
          <w:rFonts w:ascii="Courier New" w:eastAsia="宋体" w:hAnsi="Courier New" w:cs="Courier New"/>
          <w:sz w:val="18"/>
          <w:szCs w:val="18"/>
        </w:rPr>
      </w:pPr>
      <w:r w:rsidRPr="00E5030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50309">
        <w:rPr>
          <w:rFonts w:ascii="Courier New" w:eastAsia="宋体" w:hAnsi="Courier New" w:cs="Courier New" w:hint="eastAsia"/>
          <w:sz w:val="18"/>
          <w:szCs w:val="18"/>
        </w:rPr>
        <w:t>输入重复次数：</w:t>
      </w:r>
      <w:r w:rsidRPr="00E50309">
        <w:rPr>
          <w:rFonts w:ascii="Courier New" w:eastAsia="宋体" w:hAnsi="Courier New" w:cs="Courier New" w:hint="eastAsia"/>
          <w:sz w:val="18"/>
          <w:szCs w:val="18"/>
        </w:rPr>
        <w:t>",m)</w:t>
      </w:r>
    </w:p>
    <w:p w:rsidR="002C1D9D" w:rsidRPr="00E50309" w:rsidRDefault="00E50309" w:rsidP="008F25D0">
      <w:pPr>
        <w:rPr>
          <w:rFonts w:ascii="Courier New" w:eastAsia="宋体" w:hAnsi="Courier New" w:cs="Courier New"/>
          <w:sz w:val="18"/>
          <w:szCs w:val="18"/>
        </w:rPr>
      </w:pPr>
      <w:r w:rsidRPr="00E5030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50309">
        <w:rPr>
          <w:rFonts w:ascii="Courier New" w:eastAsia="宋体" w:hAnsi="Courier New" w:cs="Courier New" w:hint="eastAsia"/>
          <w:sz w:val="18"/>
          <w:szCs w:val="18"/>
        </w:rPr>
        <w:t>输出子串长度：</w:t>
      </w:r>
      <w:r w:rsidRPr="00E50309">
        <w:rPr>
          <w:rFonts w:ascii="Courier New" w:eastAsia="宋体" w:hAnsi="Courier New" w:cs="Courier New" w:hint="eastAsia"/>
          <w:sz w:val="18"/>
          <w:szCs w:val="18"/>
        </w:rPr>
        <w:t>",s.characterReplacement(n,m))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60" w:name="_Toc10452982"/>
      <w:bookmarkStart w:id="961" w:name="_Toc17299656"/>
      <w:bookmarkStart w:id="962" w:name="_Toc17300730"/>
      <w:bookmarkStart w:id="963" w:name="_Toc1730103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233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从英文中重建数字</w:t>
      </w:r>
      <w:r w:rsidR="00FD4CF1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60"/>
      <w:bookmarkEnd w:id="961"/>
      <w:bookmarkEnd w:id="962"/>
      <w:bookmarkEnd w:id="96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33643D">
        <w:rPr>
          <w:rFonts w:ascii="Courier New" w:eastAsia="宋体" w:hAnsi="Courier New" w:cs="Courier New"/>
          <w:sz w:val="18"/>
          <w:szCs w:val="18"/>
        </w:rPr>
        <w:t>#</w:t>
      </w:r>
      <w:r w:rsidR="0033643D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 w:rsidR="0033643D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33643D">
        <w:rPr>
          <w:rFonts w:ascii="Courier New" w:eastAsia="宋体" w:hAnsi="Courier New" w:cs="Courier New" w:hint="eastAsia"/>
          <w:sz w:val="18"/>
          <w:szCs w:val="18"/>
        </w:rPr>
        <w:t>#</w:t>
      </w:r>
      <w:r w:rsidR="0033643D">
        <w:rPr>
          <w:rFonts w:ascii="Courier New" w:eastAsia="宋体" w:hAnsi="Courier New" w:cs="Courier New" w:hint="eastAsia"/>
          <w:sz w:val="18"/>
          <w:szCs w:val="18"/>
        </w:rPr>
        <w:t>返回字符串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originalDigits(self, 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 = [0 for x in range(10)]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nums[0] = s.count('z')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nums[2] = s.count('w')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nums[4] = s.count('u')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nums[6] = s.count('x')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nums[8] = s.count('g')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nums[3] = s.count('h') - nums[8]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nums[7] = s.count('s') - nums[6]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nums[5] = s.count('v') - nums[7]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nums[1] = s.count('o') - nums[0] - nums[2] - nums[4]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nums[9] = (s.count('n') - nums[1] - nums[7]) //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result = 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x in range(10):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result += str(x) * nums[x]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7C56A0" w:rsidRPr="007C56A0" w:rsidRDefault="007C56A0" w:rsidP="008F25D0">
      <w:pPr>
        <w:rPr>
          <w:rFonts w:ascii="Courier New" w:eastAsia="宋体" w:hAnsi="Courier New" w:cs="Courier New"/>
          <w:sz w:val="18"/>
          <w:szCs w:val="18"/>
        </w:rPr>
      </w:pPr>
      <w:r w:rsidRPr="007C56A0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7C56A0" w:rsidRPr="007C56A0" w:rsidRDefault="007C56A0" w:rsidP="008F25D0">
      <w:pPr>
        <w:rPr>
          <w:rFonts w:ascii="Courier New" w:eastAsia="宋体" w:hAnsi="Courier New" w:cs="Courier New"/>
          <w:sz w:val="18"/>
          <w:szCs w:val="18"/>
        </w:rPr>
      </w:pPr>
      <w:r w:rsidRPr="007C56A0">
        <w:rPr>
          <w:rFonts w:ascii="Courier New" w:eastAsia="宋体" w:hAnsi="Courier New" w:cs="Courier New"/>
          <w:sz w:val="18"/>
          <w:szCs w:val="18"/>
        </w:rPr>
        <w:t xml:space="preserve">    n ="owoztneoer"</w:t>
      </w:r>
    </w:p>
    <w:p w:rsidR="007C56A0" w:rsidRPr="007C56A0" w:rsidRDefault="007C56A0" w:rsidP="008F25D0">
      <w:pPr>
        <w:rPr>
          <w:rFonts w:ascii="Courier New" w:eastAsia="宋体" w:hAnsi="Courier New" w:cs="Courier New"/>
          <w:sz w:val="18"/>
          <w:szCs w:val="18"/>
        </w:rPr>
      </w:pPr>
      <w:r w:rsidRPr="007C56A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C56A0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7C56A0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C1D9D" w:rsidRPr="0033643D" w:rsidRDefault="007C56A0" w:rsidP="008F25D0">
      <w:pPr>
        <w:rPr>
          <w:rFonts w:ascii="Courier New" w:eastAsia="宋体" w:hAnsi="Courier New" w:cs="Courier New"/>
          <w:sz w:val="18"/>
          <w:szCs w:val="18"/>
        </w:rPr>
      </w:pPr>
      <w:r w:rsidRPr="007C56A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C56A0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7C56A0">
        <w:rPr>
          <w:rFonts w:ascii="Courier New" w:eastAsia="宋体" w:hAnsi="Courier New" w:cs="Courier New" w:hint="eastAsia"/>
          <w:sz w:val="18"/>
          <w:szCs w:val="18"/>
        </w:rPr>
        <w:t>",s.originalDigits(n))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64" w:name="_Toc10452983"/>
      <w:bookmarkStart w:id="965" w:name="_Toc17299657"/>
      <w:bookmarkStart w:id="966" w:name="_Toc17300731"/>
      <w:bookmarkStart w:id="967" w:name="_Toc17301039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234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数组中两个数字的最大异或</w:t>
      </w:r>
      <w:r w:rsidR="00FD4CF1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64"/>
      <w:bookmarkEnd w:id="965"/>
      <w:bookmarkEnd w:id="966"/>
      <w:bookmarkEnd w:id="967"/>
      <w:r w:rsidR="00FD4CF1" w:rsidRPr="00FD4CF1">
        <w:rPr>
          <w:rFonts w:ascii="黑体" w:eastAsia="黑体" w:hAnsi="宋体" w:cs="Times New Roman"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TrieNode: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self.children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C56A0">
        <w:rPr>
          <w:rFonts w:ascii="Courier New" w:eastAsia="宋体" w:hAnsi="Courier New" w:cs="Courier New" w:hint="eastAsia"/>
          <w:sz w:val="18"/>
          <w:szCs w:val="18"/>
        </w:rPr>
        <w:t>#</w:t>
      </w:r>
      <w:r w:rsidR="007C56A0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nums</w:t>
      </w:r>
      <w:r w:rsidR="007C56A0">
        <w:rPr>
          <w:rFonts w:ascii="Courier New" w:eastAsia="宋体" w:hAnsi="Courier New" w:cs="Courier New" w:hint="eastAsia"/>
          <w:sz w:val="18"/>
          <w:szCs w:val="18"/>
        </w:rPr>
        <w:t>为整数</w:t>
      </w:r>
      <w:r>
        <w:rPr>
          <w:rFonts w:ascii="Courier New" w:eastAsia="宋体" w:hAnsi="Courier New" w:cs="Courier New"/>
          <w:sz w:val="18"/>
          <w:szCs w:val="18"/>
        </w:rPr>
        <w:t xml:space="preserve">: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C56A0">
        <w:rPr>
          <w:rFonts w:ascii="Courier New" w:eastAsia="宋体" w:hAnsi="Courier New" w:cs="Courier New" w:hint="eastAsia"/>
          <w:sz w:val="18"/>
          <w:szCs w:val="18"/>
        </w:rPr>
        <w:t>#</w:t>
      </w:r>
      <w:r w:rsidR="007C56A0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findMaximumXOR(self,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answer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range(32)[::-1]: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answer &lt;&lt;=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prefixes = {num &gt;&gt; i for num in nums}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answer += any(answer^1 ^ p in prefixes for p in prefixes)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answer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findMaximumXOR_TLE(self, nums):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root = TrieNode(0)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num in nums: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self.addNode(root, num)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-sys.maxsize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num in nums: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cur_node, cur_sum = root,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i in reversed(range(0,32)):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bit = (num &gt;&gt; i) &amp;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(bit^1) in cur_node.children: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cur_sum += 1 &lt;&lt; i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cur_node = cur_node.children[bit^1]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cur_node = cur_node.children[bit]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 = max(res, cur_sum)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addNode(self, root, num):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cur =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reversed(range(0,32)):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bit = (num &gt;&gt; i) &amp;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bit not in cur.children: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cur.children[bit] = TrieNode(bit)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cur = cur.children[bit]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7C56A0" w:rsidRPr="007C56A0" w:rsidRDefault="007C56A0" w:rsidP="008F25D0">
      <w:pPr>
        <w:rPr>
          <w:rFonts w:ascii="Courier New" w:eastAsia="宋体" w:hAnsi="Courier New" w:cs="Courier New"/>
          <w:sz w:val="18"/>
          <w:szCs w:val="18"/>
        </w:rPr>
      </w:pPr>
      <w:r w:rsidRPr="007C56A0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7C56A0" w:rsidRPr="007C56A0" w:rsidRDefault="007C56A0" w:rsidP="008F25D0">
      <w:pPr>
        <w:rPr>
          <w:rFonts w:ascii="Courier New" w:eastAsia="宋体" w:hAnsi="Courier New" w:cs="Courier New"/>
          <w:sz w:val="18"/>
          <w:szCs w:val="18"/>
        </w:rPr>
      </w:pPr>
      <w:r w:rsidRPr="007C56A0">
        <w:rPr>
          <w:rFonts w:ascii="Courier New" w:eastAsia="宋体" w:hAnsi="Courier New" w:cs="Courier New"/>
          <w:sz w:val="18"/>
          <w:szCs w:val="18"/>
        </w:rPr>
        <w:lastRenderedPageBreak/>
        <w:t xml:space="preserve">    n =[3, 10, 5, 25, 2, 8]</w:t>
      </w:r>
    </w:p>
    <w:p w:rsidR="007C56A0" w:rsidRPr="007C56A0" w:rsidRDefault="007C56A0" w:rsidP="008F25D0">
      <w:pPr>
        <w:rPr>
          <w:rFonts w:ascii="Courier New" w:eastAsia="宋体" w:hAnsi="Courier New" w:cs="Courier New"/>
          <w:sz w:val="18"/>
          <w:szCs w:val="18"/>
        </w:rPr>
      </w:pPr>
      <w:r w:rsidRPr="007C56A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C56A0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7C56A0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C1D9D" w:rsidRPr="007C56A0" w:rsidRDefault="007C56A0" w:rsidP="008F25D0">
      <w:pPr>
        <w:rPr>
          <w:rFonts w:ascii="Courier New" w:eastAsia="宋体" w:hAnsi="Courier New" w:cs="Courier New"/>
          <w:sz w:val="18"/>
          <w:szCs w:val="18"/>
        </w:rPr>
      </w:pPr>
      <w:r w:rsidRPr="007C56A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C56A0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7C56A0">
        <w:rPr>
          <w:rFonts w:ascii="Courier New" w:eastAsia="宋体" w:hAnsi="Courier New" w:cs="Courier New" w:hint="eastAsia"/>
          <w:sz w:val="18"/>
          <w:szCs w:val="18"/>
        </w:rPr>
        <w:t>",s.findMaximumXOR(n))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68" w:name="_Toc10452984"/>
      <w:bookmarkStart w:id="969" w:name="_Toc17299658"/>
      <w:bookmarkStart w:id="970" w:name="_Toc17300732"/>
      <w:bookmarkStart w:id="971" w:name="_Toc1730104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235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根据身高重排队列</w:t>
      </w:r>
      <w:r w:rsidR="00FD4CF1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68"/>
      <w:bookmarkEnd w:id="969"/>
      <w:bookmarkEnd w:id="970"/>
      <w:bookmarkEnd w:id="97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E616C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people</w:t>
      </w:r>
      <w:r w:rsidR="00E616C9"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E616C9">
        <w:rPr>
          <w:rFonts w:ascii="Courier New" w:eastAsia="宋体" w:hAnsi="Courier New" w:cs="Courier New" w:hint="eastAsia"/>
          <w:sz w:val="18"/>
          <w:szCs w:val="18"/>
        </w:rPr>
        <w:t>返回整数列表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reconstructQueue(self, people):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queue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person in sorted(people, key = lambda _: (-_[0], _[1])): queue.insert(person[1], person)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queue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n =[[7,0], [4,4], [7,1], [5,0], [6,1], [5,2]]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616C9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E616C9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C1D9D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616C9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E616C9">
        <w:rPr>
          <w:rFonts w:ascii="Courier New" w:eastAsia="宋体" w:hAnsi="Courier New" w:cs="Courier New" w:hint="eastAsia"/>
          <w:sz w:val="18"/>
          <w:szCs w:val="18"/>
        </w:rPr>
        <w:t>",s.reconstructQueue(n))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72" w:name="_Toc10452985"/>
      <w:bookmarkStart w:id="973" w:name="_Toc17299659"/>
      <w:bookmarkStart w:id="974" w:name="_Toc17300733"/>
      <w:bookmarkStart w:id="975" w:name="_Toc1730104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236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左叶子的和</w:t>
      </w:r>
      <w:r w:rsidR="00FD4CF1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72"/>
      <w:bookmarkEnd w:id="973"/>
      <w:bookmarkEnd w:id="974"/>
      <w:bookmarkEnd w:id="97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class TreeNode: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def __init__(self, val):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self.val = val</w:t>
      </w:r>
      <w:r>
        <w:rPr>
          <w:rFonts w:ascii="Courier New" w:eastAsia="宋体" w:hAnsi="Courier New" w:cs="Courier New" w:hint="eastAsia"/>
          <w:sz w:val="18"/>
          <w:szCs w:val="18"/>
        </w:rPr>
        <w:br/>
        <w:t xml:space="preserve">        self.left, self.right = None,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Solution(object):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sumOfLeftLeaves(self,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E616C9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root</w:t>
      </w:r>
      <w:r w:rsidR="00E616C9">
        <w:rPr>
          <w:rFonts w:ascii="Courier New" w:eastAsia="宋体" w:hAnsi="Courier New" w:cs="Courier New" w:hint="eastAsia"/>
          <w:sz w:val="18"/>
          <w:szCs w:val="18"/>
        </w:rPr>
        <w:t>为二叉树根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E616C9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def dfs(root):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not root: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sum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if root.left: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left = root.left;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#</w:t>
      </w:r>
      <w:r>
        <w:rPr>
          <w:rFonts w:ascii="Courier New" w:eastAsia="宋体" w:hAnsi="Courier New" w:cs="Courier New"/>
          <w:sz w:val="18"/>
          <w:szCs w:val="18"/>
        </w:rPr>
        <w:t>当前节点的左</w:t>
      </w:r>
      <w:r w:rsidR="00E616C9">
        <w:rPr>
          <w:rFonts w:ascii="Courier New" w:eastAsia="宋体" w:hAnsi="Courier New" w:cs="Courier New" w:hint="eastAsia"/>
          <w:sz w:val="18"/>
          <w:szCs w:val="18"/>
        </w:rPr>
        <w:t>子节点</w:t>
      </w:r>
      <w:r>
        <w:rPr>
          <w:rFonts w:ascii="Courier New" w:eastAsia="宋体" w:hAnsi="Courier New" w:cs="Courier New"/>
          <w:sz w:val="18"/>
          <w:szCs w:val="18"/>
        </w:rPr>
        <w:t>,</w:t>
      </w:r>
      <w:r>
        <w:rPr>
          <w:rFonts w:ascii="Courier New" w:eastAsia="宋体" w:hAnsi="Courier New" w:cs="Courier New"/>
          <w:sz w:val="18"/>
          <w:szCs w:val="18"/>
        </w:rPr>
        <w:t>并判断是否为叶子节点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not left.left and not left.right: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sum += left.val;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 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sum += dfs(left)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root.right: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right = root.right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sum += dfs(right)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sum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dfs(root)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t = TreeNode(3)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t1 = TreeNode(9)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t.left = t1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t2 = TreeNode(20)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t.right = t2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t3 = TreeNode(15)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t2.left = t3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t4 = TreeNode(7)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/>
          <w:sz w:val="18"/>
          <w:szCs w:val="18"/>
        </w:rPr>
        <w:t xml:space="preserve">    t2.right = t4</w:t>
      </w:r>
    </w:p>
    <w:p w:rsidR="00E616C9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616C9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E616C9">
        <w:rPr>
          <w:rFonts w:ascii="Courier New" w:eastAsia="宋体" w:hAnsi="Courier New" w:cs="Courier New" w:hint="eastAsia"/>
          <w:sz w:val="18"/>
          <w:szCs w:val="18"/>
        </w:rPr>
        <w:t>[3,9 20,# # 15 7]")</w:t>
      </w:r>
    </w:p>
    <w:p w:rsidR="002C1D9D" w:rsidRPr="00E616C9" w:rsidRDefault="00E616C9" w:rsidP="008F25D0">
      <w:pPr>
        <w:rPr>
          <w:rFonts w:ascii="Courier New" w:eastAsia="宋体" w:hAnsi="Courier New" w:cs="Courier New"/>
          <w:sz w:val="18"/>
          <w:szCs w:val="18"/>
        </w:rPr>
      </w:pPr>
      <w:r w:rsidRPr="00E616C9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E616C9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E616C9">
        <w:rPr>
          <w:rFonts w:ascii="Courier New" w:eastAsia="宋体" w:hAnsi="Courier New" w:cs="Courier New" w:hint="eastAsia"/>
          <w:sz w:val="18"/>
          <w:szCs w:val="18"/>
        </w:rPr>
        <w:t>",s.sumOfLeftLeaves(t))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76" w:name="_Toc10452986"/>
      <w:bookmarkStart w:id="977" w:name="_Toc17299660"/>
      <w:bookmarkStart w:id="978" w:name="_Toc17300734"/>
      <w:bookmarkStart w:id="979" w:name="_Toc1730104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237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移除K位</w:t>
      </w:r>
      <w:r w:rsidR="00FD4CF1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76"/>
      <w:bookmarkEnd w:id="977"/>
      <w:bookmarkEnd w:id="978"/>
      <w:bookmarkEnd w:id="97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D41D22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num</w:t>
      </w:r>
      <w:r w:rsidR="00D41D22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D41D22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k</w:t>
      </w:r>
      <w:r w:rsidR="00D41D22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D41D22">
        <w:rPr>
          <w:rFonts w:ascii="Courier New" w:eastAsia="宋体" w:hAnsi="Courier New" w:cs="Courier New" w:hint="eastAsia"/>
          <w:sz w:val="18"/>
          <w:szCs w:val="18"/>
        </w:rPr>
        <w:t>返回字符串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removeKdigits(self, num,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k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num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k &gt;= len(num):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"0"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result_list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for i in range(len(num)):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len(result_list) &gt; 0 and k &gt; 0 and result_list[-1] &gt; num[i]: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result_list.pop()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k -= 1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num[i] != '0' or len(result_list) &gt; 0 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result_list.append(num[i])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len(result_list) &gt; 0 and k &gt;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result_list.pop()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k -= 1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len(result_list)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'0'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''.join(result_list)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D41D22" w:rsidRPr="00D41D22" w:rsidRDefault="00D41D22" w:rsidP="008F25D0">
      <w:pPr>
        <w:rPr>
          <w:rFonts w:ascii="Courier New" w:eastAsia="宋体" w:hAnsi="Courier New" w:cs="Courier New"/>
          <w:sz w:val="18"/>
          <w:szCs w:val="18"/>
        </w:rPr>
      </w:pPr>
      <w:r w:rsidRPr="00D41D22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D41D22" w:rsidRPr="00D41D22" w:rsidRDefault="00D41D22" w:rsidP="008F25D0">
      <w:pPr>
        <w:rPr>
          <w:rFonts w:ascii="Courier New" w:eastAsia="宋体" w:hAnsi="Courier New" w:cs="Courier New"/>
          <w:sz w:val="18"/>
          <w:szCs w:val="18"/>
        </w:rPr>
      </w:pPr>
      <w:r w:rsidRPr="00D41D22">
        <w:rPr>
          <w:rFonts w:ascii="Courier New" w:eastAsia="宋体" w:hAnsi="Courier New" w:cs="Courier New"/>
          <w:sz w:val="18"/>
          <w:szCs w:val="18"/>
        </w:rPr>
        <w:t xml:space="preserve">    n = "1432219"</w:t>
      </w:r>
    </w:p>
    <w:p w:rsidR="00D41D22" w:rsidRPr="00D41D22" w:rsidRDefault="00D41D22" w:rsidP="008F25D0">
      <w:pPr>
        <w:rPr>
          <w:rFonts w:ascii="Courier New" w:eastAsia="宋体" w:hAnsi="Courier New" w:cs="Courier New"/>
          <w:sz w:val="18"/>
          <w:szCs w:val="18"/>
        </w:rPr>
      </w:pPr>
      <w:r w:rsidRPr="00D41D22">
        <w:rPr>
          <w:rFonts w:ascii="Courier New" w:eastAsia="宋体" w:hAnsi="Courier New" w:cs="Courier New"/>
          <w:sz w:val="18"/>
          <w:szCs w:val="18"/>
        </w:rPr>
        <w:t xml:space="preserve">    k = 3</w:t>
      </w:r>
    </w:p>
    <w:p w:rsidR="00D41D22" w:rsidRPr="00D41D22" w:rsidRDefault="00D41D22" w:rsidP="008F25D0">
      <w:pPr>
        <w:rPr>
          <w:rFonts w:ascii="Courier New" w:eastAsia="宋体" w:hAnsi="Courier New" w:cs="Courier New"/>
          <w:sz w:val="18"/>
          <w:szCs w:val="18"/>
        </w:rPr>
      </w:pPr>
      <w:r w:rsidRPr="00D41D2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41D22">
        <w:rPr>
          <w:rFonts w:ascii="Courier New" w:eastAsia="宋体" w:hAnsi="Courier New" w:cs="Courier New" w:hint="eastAsia"/>
          <w:sz w:val="18"/>
          <w:szCs w:val="18"/>
        </w:rPr>
        <w:t>输入数字为：</w:t>
      </w:r>
      <w:r w:rsidRPr="00D41D22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D41D22" w:rsidRPr="00D41D22" w:rsidRDefault="00D41D22" w:rsidP="008F25D0">
      <w:pPr>
        <w:rPr>
          <w:rFonts w:ascii="Courier New" w:eastAsia="宋体" w:hAnsi="Courier New" w:cs="Courier New"/>
          <w:sz w:val="18"/>
          <w:szCs w:val="18"/>
        </w:rPr>
      </w:pPr>
      <w:r w:rsidRPr="00D41D2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41D22">
        <w:rPr>
          <w:rFonts w:ascii="Courier New" w:eastAsia="宋体" w:hAnsi="Courier New" w:cs="Courier New" w:hint="eastAsia"/>
          <w:sz w:val="18"/>
          <w:szCs w:val="18"/>
        </w:rPr>
        <w:t>输入移除数：</w:t>
      </w:r>
      <w:r w:rsidRPr="00D41D22">
        <w:rPr>
          <w:rFonts w:ascii="Courier New" w:eastAsia="宋体" w:hAnsi="Courier New" w:cs="Courier New" w:hint="eastAsia"/>
          <w:sz w:val="18"/>
          <w:szCs w:val="18"/>
        </w:rPr>
        <w:t>",k)</w:t>
      </w:r>
    </w:p>
    <w:p w:rsidR="002C1D9D" w:rsidRPr="00D41D22" w:rsidRDefault="00D41D22" w:rsidP="008F25D0">
      <w:pPr>
        <w:rPr>
          <w:rFonts w:ascii="Courier New" w:eastAsia="宋体" w:hAnsi="Courier New" w:cs="Courier New"/>
          <w:sz w:val="18"/>
          <w:szCs w:val="18"/>
        </w:rPr>
      </w:pPr>
      <w:r w:rsidRPr="00D41D22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D41D22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D41D22">
        <w:rPr>
          <w:rFonts w:ascii="Courier New" w:eastAsia="宋体" w:hAnsi="Courier New" w:cs="Courier New" w:hint="eastAsia"/>
          <w:sz w:val="18"/>
          <w:szCs w:val="18"/>
        </w:rPr>
        <w:t>",s.removeKdigits(n,k))</w:t>
      </w:r>
    </w:p>
    <w:p w:rsidR="002C1D9D" w:rsidRPr="00FD4CF1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80" w:name="_Toc10452987"/>
      <w:bookmarkStart w:id="981" w:name="_Toc17299661"/>
      <w:bookmarkStart w:id="982" w:name="_Toc17300735"/>
      <w:bookmarkStart w:id="983" w:name="_Toc1730104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238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轮转函数</w:t>
      </w:r>
      <w:r w:rsidR="00FD4CF1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FD4CF1">
        <w:rPr>
          <w:rFonts w:ascii="黑体" w:eastAsia="黑体" w:hAnsi="宋体" w:cs="Times New Roman"/>
          <w:sz w:val="28"/>
          <w:szCs w:val="28"/>
        </w:rPr>
        <w:t xml:space="preserve"> </w:t>
      </w:r>
      <w:r w:rsidR="00FD4CF1" w:rsidRPr="00FD4CF1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80"/>
      <w:bookmarkEnd w:id="981"/>
      <w:bookmarkEnd w:id="982"/>
      <w:bookmarkEnd w:id="98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D41D22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A</w:t>
      </w:r>
      <w:r w:rsidR="007653CB">
        <w:rPr>
          <w:rFonts w:ascii="Courier New" w:eastAsia="宋体" w:hAnsi="Courier New" w:cs="Courier New" w:hint="eastAsia"/>
          <w:sz w:val="18"/>
          <w:szCs w:val="18"/>
        </w:rPr>
        <w:t>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653CB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maxRotateFunction(self, A):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 = sum(A)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curr = sum(i*a for i, a in enumerate(A))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maxVal = curr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len(A)):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curr += s - len(A)*A[-i]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maxVal = max(maxVal, curr)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maxVal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7653CB" w:rsidRPr="007653CB" w:rsidRDefault="007653CB" w:rsidP="008F25D0">
      <w:pPr>
        <w:rPr>
          <w:rFonts w:ascii="Courier New" w:eastAsia="宋体" w:hAnsi="Courier New" w:cs="Courier New"/>
          <w:sz w:val="18"/>
          <w:szCs w:val="18"/>
        </w:rPr>
      </w:pPr>
      <w:r w:rsidRPr="007653CB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7653CB" w:rsidRPr="007653CB" w:rsidRDefault="007653CB" w:rsidP="008F25D0">
      <w:pPr>
        <w:rPr>
          <w:rFonts w:ascii="Courier New" w:eastAsia="宋体" w:hAnsi="Courier New" w:cs="Courier New"/>
          <w:sz w:val="18"/>
          <w:szCs w:val="18"/>
        </w:rPr>
      </w:pPr>
      <w:r w:rsidRPr="007653CB">
        <w:rPr>
          <w:rFonts w:ascii="Courier New" w:eastAsia="宋体" w:hAnsi="Courier New" w:cs="Courier New"/>
          <w:sz w:val="18"/>
          <w:szCs w:val="18"/>
        </w:rPr>
        <w:t xml:space="preserve">    n = [4,3,2,6]</w:t>
      </w:r>
    </w:p>
    <w:p w:rsidR="007653CB" w:rsidRPr="007653CB" w:rsidRDefault="007653CB" w:rsidP="008F25D0">
      <w:pPr>
        <w:rPr>
          <w:rFonts w:ascii="Courier New" w:eastAsia="宋体" w:hAnsi="Courier New" w:cs="Courier New"/>
          <w:sz w:val="18"/>
          <w:szCs w:val="18"/>
        </w:rPr>
      </w:pPr>
      <w:r w:rsidRPr="007653C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653CB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7653CB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C1D9D" w:rsidRPr="007653CB" w:rsidRDefault="007653CB" w:rsidP="008F25D0">
      <w:pPr>
        <w:rPr>
          <w:rFonts w:ascii="Courier New" w:eastAsia="宋体" w:hAnsi="Courier New" w:cs="Courier New"/>
          <w:sz w:val="18"/>
          <w:szCs w:val="18"/>
        </w:rPr>
      </w:pPr>
      <w:r w:rsidRPr="007653C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653CB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7653CB">
        <w:rPr>
          <w:rFonts w:ascii="Courier New" w:eastAsia="宋体" w:hAnsi="Courier New" w:cs="Courier New" w:hint="eastAsia"/>
          <w:sz w:val="18"/>
          <w:szCs w:val="18"/>
        </w:rPr>
        <w:t>",s.maxRotateFunction(n))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84" w:name="_Toc10452988"/>
      <w:bookmarkStart w:id="985" w:name="_Toc17299662"/>
      <w:bookmarkStart w:id="986" w:name="_Toc17300736"/>
      <w:bookmarkStart w:id="987" w:name="_Toc17301044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239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字符至少出现K次的最长子串</w:t>
      </w:r>
      <w:r w:rsidR="00280609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84"/>
      <w:bookmarkEnd w:id="985"/>
      <w:bookmarkEnd w:id="986"/>
      <w:bookmarkEnd w:id="98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653CB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 w:rsidR="007653CB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653CB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k</w:t>
      </w:r>
      <w:r w:rsidR="007653CB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7653CB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longestSubstring(self, s,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c in set(s):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s.count(c) &lt;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max(self.longestSubstring(t, k) for t in s.split(c))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len(s)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7653CB" w:rsidRPr="007653CB" w:rsidRDefault="007653CB" w:rsidP="008F25D0">
      <w:pPr>
        <w:rPr>
          <w:rFonts w:ascii="Courier New" w:eastAsia="宋体" w:hAnsi="Courier New" w:cs="Courier New"/>
          <w:sz w:val="18"/>
          <w:szCs w:val="18"/>
        </w:rPr>
      </w:pPr>
      <w:r w:rsidRPr="007653CB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7653CB" w:rsidRPr="007653CB" w:rsidRDefault="007653CB" w:rsidP="008F25D0">
      <w:pPr>
        <w:rPr>
          <w:rFonts w:ascii="Courier New" w:eastAsia="宋体" w:hAnsi="Courier New" w:cs="Courier New"/>
          <w:sz w:val="18"/>
          <w:szCs w:val="18"/>
        </w:rPr>
      </w:pPr>
      <w:r w:rsidRPr="007653CB">
        <w:rPr>
          <w:rFonts w:ascii="Courier New" w:eastAsia="宋体" w:hAnsi="Courier New" w:cs="Courier New"/>
          <w:sz w:val="18"/>
          <w:szCs w:val="18"/>
        </w:rPr>
        <w:t xml:space="preserve">    n = "aaabb"</w:t>
      </w:r>
    </w:p>
    <w:p w:rsidR="007653CB" w:rsidRPr="007653CB" w:rsidRDefault="007653CB" w:rsidP="008F25D0">
      <w:pPr>
        <w:rPr>
          <w:rFonts w:ascii="Courier New" w:eastAsia="宋体" w:hAnsi="Courier New" w:cs="Courier New"/>
          <w:sz w:val="18"/>
          <w:szCs w:val="18"/>
        </w:rPr>
      </w:pPr>
      <w:r w:rsidRPr="007653CB">
        <w:rPr>
          <w:rFonts w:ascii="Courier New" w:eastAsia="宋体" w:hAnsi="Courier New" w:cs="Courier New"/>
          <w:sz w:val="18"/>
          <w:szCs w:val="18"/>
        </w:rPr>
        <w:t xml:space="preserve">    k = 3</w:t>
      </w:r>
    </w:p>
    <w:p w:rsidR="007653CB" w:rsidRPr="007653CB" w:rsidRDefault="007653CB" w:rsidP="008F25D0">
      <w:pPr>
        <w:rPr>
          <w:rFonts w:ascii="Courier New" w:eastAsia="宋体" w:hAnsi="Courier New" w:cs="Courier New"/>
          <w:sz w:val="18"/>
          <w:szCs w:val="18"/>
        </w:rPr>
      </w:pPr>
      <w:r w:rsidRPr="007653C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653CB">
        <w:rPr>
          <w:rFonts w:ascii="Courier New" w:eastAsia="宋体" w:hAnsi="Courier New" w:cs="Courier New" w:hint="eastAsia"/>
          <w:sz w:val="18"/>
          <w:szCs w:val="18"/>
        </w:rPr>
        <w:t>输入字符串为：</w:t>
      </w:r>
      <w:r w:rsidRPr="007653CB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7653CB" w:rsidRPr="007653CB" w:rsidRDefault="007653CB" w:rsidP="008F25D0">
      <w:pPr>
        <w:rPr>
          <w:rFonts w:ascii="Courier New" w:eastAsia="宋体" w:hAnsi="Courier New" w:cs="Courier New"/>
          <w:sz w:val="18"/>
          <w:szCs w:val="18"/>
        </w:rPr>
      </w:pPr>
      <w:r w:rsidRPr="007653C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653CB">
        <w:rPr>
          <w:rFonts w:ascii="Courier New" w:eastAsia="宋体" w:hAnsi="Courier New" w:cs="Courier New" w:hint="eastAsia"/>
          <w:sz w:val="18"/>
          <w:szCs w:val="18"/>
        </w:rPr>
        <w:t>输入重复次数：</w:t>
      </w:r>
      <w:r w:rsidRPr="007653CB">
        <w:rPr>
          <w:rFonts w:ascii="Courier New" w:eastAsia="宋体" w:hAnsi="Courier New" w:cs="Courier New" w:hint="eastAsia"/>
          <w:sz w:val="18"/>
          <w:szCs w:val="18"/>
        </w:rPr>
        <w:t>",k)</w:t>
      </w:r>
    </w:p>
    <w:p w:rsidR="002C1D9D" w:rsidRPr="007653CB" w:rsidRDefault="007653CB" w:rsidP="008F25D0">
      <w:pPr>
        <w:rPr>
          <w:rFonts w:ascii="Courier New" w:eastAsia="宋体" w:hAnsi="Courier New" w:cs="Courier New"/>
          <w:sz w:val="18"/>
          <w:szCs w:val="18"/>
        </w:rPr>
      </w:pPr>
      <w:r w:rsidRPr="007653CB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653CB">
        <w:rPr>
          <w:rFonts w:ascii="Courier New" w:eastAsia="宋体" w:hAnsi="Courier New" w:cs="Courier New" w:hint="eastAsia"/>
          <w:sz w:val="18"/>
          <w:szCs w:val="18"/>
        </w:rPr>
        <w:t>输出子串长度：</w:t>
      </w:r>
      <w:r w:rsidRPr="007653CB">
        <w:rPr>
          <w:rFonts w:ascii="Courier New" w:eastAsia="宋体" w:hAnsi="Courier New" w:cs="Courier New" w:hint="eastAsia"/>
          <w:sz w:val="18"/>
          <w:szCs w:val="18"/>
        </w:rPr>
        <w:t>",s.longestSubstring(n,k))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88" w:name="_Toc10452989"/>
      <w:bookmarkStart w:id="989" w:name="_Toc17299663"/>
      <w:bookmarkStart w:id="990" w:name="_Toc17300737"/>
      <w:bookmarkStart w:id="991" w:name="_Toc1730104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B4479A">
        <w:rPr>
          <w:rFonts w:ascii="黑体" w:eastAsia="黑体" w:hAnsi="宋体" w:cs="Times New Roman"/>
          <w:bCs/>
          <w:sz w:val="28"/>
          <w:szCs w:val="28"/>
        </w:rPr>
        <w:t>240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消除游戏</w:t>
      </w:r>
      <w:r w:rsidR="00280609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88"/>
      <w:bookmarkEnd w:id="989"/>
      <w:bookmarkEnd w:id="990"/>
      <w:bookmarkEnd w:id="99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8A034E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</w:t>
      </w:r>
      <w:r w:rsidR="008A034E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8A034E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lastRemaining(self,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1 if n == 1 else 2 * (1 + n // 2 - self.lastRemaining(n // 2))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A034E" w:rsidRPr="008A034E" w:rsidRDefault="008A034E" w:rsidP="008F25D0">
      <w:pPr>
        <w:rPr>
          <w:rFonts w:ascii="Courier New" w:eastAsia="宋体" w:hAnsi="Courier New" w:cs="Courier New"/>
          <w:sz w:val="18"/>
          <w:szCs w:val="18"/>
        </w:rPr>
      </w:pPr>
      <w:r w:rsidRPr="008A034E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8A034E" w:rsidRPr="008A034E" w:rsidRDefault="008A034E" w:rsidP="008F25D0">
      <w:pPr>
        <w:rPr>
          <w:rFonts w:ascii="Courier New" w:eastAsia="宋体" w:hAnsi="Courier New" w:cs="Courier New"/>
          <w:sz w:val="18"/>
          <w:szCs w:val="18"/>
        </w:rPr>
      </w:pPr>
      <w:r w:rsidRPr="008A034E">
        <w:rPr>
          <w:rFonts w:ascii="Courier New" w:eastAsia="宋体" w:hAnsi="Courier New" w:cs="Courier New"/>
          <w:sz w:val="18"/>
          <w:szCs w:val="18"/>
        </w:rPr>
        <w:t xml:space="preserve">    n = 9</w:t>
      </w:r>
    </w:p>
    <w:p w:rsidR="008A034E" w:rsidRPr="008A034E" w:rsidRDefault="008A034E" w:rsidP="008F25D0">
      <w:pPr>
        <w:rPr>
          <w:rFonts w:ascii="Courier New" w:eastAsia="宋体" w:hAnsi="Courier New" w:cs="Courier New"/>
          <w:sz w:val="18"/>
          <w:szCs w:val="18"/>
        </w:rPr>
      </w:pPr>
      <w:r w:rsidRPr="008A034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A034E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8A034E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2C1D9D" w:rsidRPr="008A034E" w:rsidRDefault="008A034E" w:rsidP="008F25D0">
      <w:pPr>
        <w:rPr>
          <w:rFonts w:ascii="Courier New" w:eastAsia="宋体" w:hAnsi="Courier New" w:cs="Courier New"/>
          <w:sz w:val="18"/>
          <w:szCs w:val="18"/>
        </w:rPr>
      </w:pPr>
      <w:r w:rsidRPr="008A034E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A034E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8A034E">
        <w:rPr>
          <w:rFonts w:ascii="Courier New" w:eastAsia="宋体" w:hAnsi="Courier New" w:cs="Courier New" w:hint="eastAsia"/>
          <w:sz w:val="18"/>
          <w:szCs w:val="18"/>
        </w:rPr>
        <w:t>",s.lastRemaining(n))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92" w:name="_Toc10452990"/>
      <w:bookmarkStart w:id="993" w:name="_Toc17299664"/>
      <w:bookmarkStart w:id="994" w:name="_Toc17300738"/>
      <w:bookmarkStart w:id="995" w:name="_Toc17301046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241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有序矩阵中的第K小元素</w:t>
      </w:r>
      <w:r w:rsidR="00280609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92"/>
      <w:bookmarkEnd w:id="993"/>
      <w:bookmarkEnd w:id="994"/>
      <w:bookmarkEnd w:id="99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1354A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matrix</w:t>
      </w:r>
      <w:r w:rsidR="001354A4"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1354A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k</w:t>
      </w:r>
      <w:r w:rsidR="001354A4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1354A4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kthSmallest(self, matrix,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start = matrix[0][0]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end = matrix[-1][-1]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start + 1 &lt; end: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mid = start + (end - start) // 2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self.get_num_less_equal(matrix, mid) &lt;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start = mid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end = mid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self.get_num_less_equal(matrix, start) &gt;=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start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end        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get_num_less_equal(self, matrix, mid):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 = len(matrix)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len(matrix[0])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 = 0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j = n - 1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count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i &lt; m and j &gt;=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matrix[i][j] &lt;= mid: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 += 1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count += j + 1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j -= 1 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count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354A4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1354A4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/>
          <w:sz w:val="18"/>
          <w:szCs w:val="18"/>
        </w:rPr>
        <w:t xml:space="preserve">    n=[[ 1,  5,  9],[10, 11, 13],[12, 13, 15]]</w:t>
      </w:r>
    </w:p>
    <w:p w:rsidR="001354A4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/>
          <w:sz w:val="18"/>
          <w:szCs w:val="18"/>
        </w:rPr>
        <w:t xml:space="preserve">    k=8</w:t>
      </w:r>
    </w:p>
    <w:p w:rsidR="001354A4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输入数组为：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1354A4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输入顺序为：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",k)</w:t>
      </w:r>
    </w:p>
    <w:p w:rsidR="002C1D9D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输出数字为：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",s.kthSmallest(n,k))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996" w:name="_Toc10452991"/>
      <w:bookmarkStart w:id="997" w:name="_Toc17299665"/>
      <w:bookmarkStart w:id="998" w:name="_Toc17300739"/>
      <w:bookmarkStart w:id="999" w:name="_Toc17301047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242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超级幂次</w:t>
      </w:r>
      <w:r w:rsidR="00280609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996"/>
      <w:bookmarkEnd w:id="997"/>
      <w:bookmarkEnd w:id="998"/>
      <w:bookmarkEnd w:id="99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1354A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a</w:t>
      </w:r>
      <w:r w:rsidR="001354A4">
        <w:rPr>
          <w:rFonts w:ascii="Courier New" w:eastAsia="宋体" w:hAnsi="Courier New" w:cs="Courier New" w:hint="eastAsia"/>
          <w:sz w:val="18"/>
          <w:szCs w:val="18"/>
        </w:rPr>
        <w:t>为整数</w:t>
      </w:r>
      <w:r>
        <w:rPr>
          <w:rFonts w:ascii="Courier New" w:eastAsia="宋体" w:hAnsi="Courier New" w:cs="Courier New"/>
          <w:sz w:val="18"/>
          <w:szCs w:val="18"/>
        </w:rPr>
        <w:t>: the given number 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1354A4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b</w:t>
      </w:r>
      <w:r w:rsidR="001354A4">
        <w:rPr>
          <w:rFonts w:ascii="Courier New" w:eastAsia="宋体" w:hAnsi="Courier New" w:cs="Courier New" w:hint="eastAsia"/>
          <w:sz w:val="18"/>
          <w:szCs w:val="18"/>
        </w:rPr>
        <w:t>为数组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1354A4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superPow(self, a, 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a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def mod(x):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x % 1337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num in b: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 = mod(mod(ans ** 10) * mod(a ** num))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1354A4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1354A4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/>
          <w:sz w:val="18"/>
          <w:szCs w:val="18"/>
        </w:rPr>
        <w:t xml:space="preserve">    n=2</w:t>
      </w:r>
    </w:p>
    <w:p w:rsidR="001354A4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/>
          <w:sz w:val="18"/>
          <w:szCs w:val="18"/>
        </w:rPr>
        <w:t xml:space="preserve">    k=[3]</w:t>
      </w:r>
    </w:p>
    <w:p w:rsidR="001354A4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a=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：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1354A4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b=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：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",k)</w:t>
      </w:r>
    </w:p>
    <w:p w:rsidR="002C1D9D" w:rsidRPr="001354A4" w:rsidRDefault="001354A4" w:rsidP="008F25D0">
      <w:pPr>
        <w:rPr>
          <w:rFonts w:ascii="Courier New" w:eastAsia="宋体" w:hAnsi="Courier New" w:cs="Courier New"/>
          <w:sz w:val="18"/>
          <w:szCs w:val="18"/>
        </w:rPr>
      </w:pPr>
      <w:r w:rsidRPr="001354A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1354A4">
        <w:rPr>
          <w:rFonts w:ascii="Courier New" w:eastAsia="宋体" w:hAnsi="Courier New" w:cs="Courier New" w:hint="eastAsia"/>
          <w:sz w:val="18"/>
          <w:szCs w:val="18"/>
        </w:rPr>
        <w:t>",s.superPow(n,k))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1000" w:name="_Toc10452992"/>
      <w:bookmarkStart w:id="1001" w:name="_Toc17299666"/>
      <w:bookmarkStart w:id="1002" w:name="_Toc17300740"/>
      <w:bookmarkStart w:id="1003" w:name="_Toc1730104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243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水罐问题</w:t>
      </w:r>
      <w:r w:rsidR="00280609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1000"/>
      <w:bookmarkEnd w:id="1001"/>
      <w:bookmarkEnd w:id="1002"/>
      <w:bookmarkEnd w:id="100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463585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x</w:t>
      </w:r>
      <w:r w:rsidR="00463585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463585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y</w:t>
      </w:r>
      <w:r w:rsidR="00463585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463585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z</w:t>
      </w:r>
      <w:r w:rsidR="00463585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463585">
        <w:rPr>
          <w:rFonts w:ascii="Courier New" w:eastAsia="宋体" w:hAnsi="Courier New" w:cs="Courier New" w:hint="eastAsia"/>
          <w:sz w:val="18"/>
          <w:szCs w:val="18"/>
        </w:rPr>
        <w:t>返回布尔类型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canMeasureWater(self, x, y, z):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x+y &lt; z: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z % self.gcd(x,y) ==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def gcd(self, x, y):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y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self.gcd(y, x%y)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463585" w:rsidRPr="00463585" w:rsidRDefault="00463585" w:rsidP="008F25D0">
      <w:pPr>
        <w:rPr>
          <w:rFonts w:ascii="Courier New" w:eastAsia="宋体" w:hAnsi="Courier New" w:cs="Courier New"/>
          <w:sz w:val="18"/>
          <w:szCs w:val="18"/>
        </w:rPr>
      </w:pPr>
      <w:r w:rsidRPr="00463585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463585" w:rsidRPr="00463585" w:rsidRDefault="00463585" w:rsidP="008F25D0">
      <w:pPr>
        <w:rPr>
          <w:rFonts w:ascii="Courier New" w:eastAsia="宋体" w:hAnsi="Courier New" w:cs="Courier New"/>
          <w:sz w:val="18"/>
          <w:szCs w:val="18"/>
        </w:rPr>
      </w:pPr>
      <w:r w:rsidRPr="00463585">
        <w:rPr>
          <w:rFonts w:ascii="Courier New" w:eastAsia="宋体" w:hAnsi="Courier New" w:cs="Courier New"/>
          <w:sz w:val="18"/>
          <w:szCs w:val="18"/>
        </w:rPr>
        <w:t xml:space="preserve">    x = 3</w:t>
      </w:r>
    </w:p>
    <w:p w:rsidR="00463585" w:rsidRPr="00463585" w:rsidRDefault="00463585" w:rsidP="008F25D0">
      <w:pPr>
        <w:rPr>
          <w:rFonts w:ascii="Courier New" w:eastAsia="宋体" w:hAnsi="Courier New" w:cs="Courier New"/>
          <w:sz w:val="18"/>
          <w:szCs w:val="18"/>
        </w:rPr>
      </w:pPr>
      <w:r w:rsidRPr="00463585">
        <w:rPr>
          <w:rFonts w:ascii="Courier New" w:eastAsia="宋体" w:hAnsi="Courier New" w:cs="Courier New"/>
          <w:sz w:val="18"/>
          <w:szCs w:val="18"/>
        </w:rPr>
        <w:t xml:space="preserve">    y = 5</w:t>
      </w:r>
    </w:p>
    <w:p w:rsidR="00463585" w:rsidRPr="00463585" w:rsidRDefault="00463585" w:rsidP="008F25D0">
      <w:pPr>
        <w:rPr>
          <w:rFonts w:ascii="Courier New" w:eastAsia="宋体" w:hAnsi="Courier New" w:cs="Courier New"/>
          <w:sz w:val="18"/>
          <w:szCs w:val="18"/>
        </w:rPr>
      </w:pPr>
      <w:r w:rsidRPr="00463585">
        <w:rPr>
          <w:rFonts w:ascii="Courier New" w:eastAsia="宋体" w:hAnsi="Courier New" w:cs="Courier New"/>
          <w:sz w:val="18"/>
          <w:szCs w:val="18"/>
        </w:rPr>
        <w:t xml:space="preserve">    z = 4</w:t>
      </w:r>
    </w:p>
    <w:p w:rsidR="00463585" w:rsidRPr="00463585" w:rsidRDefault="00463585" w:rsidP="008F25D0">
      <w:pPr>
        <w:rPr>
          <w:rFonts w:ascii="Courier New" w:eastAsia="宋体" w:hAnsi="Courier New" w:cs="Courier New"/>
          <w:sz w:val="18"/>
          <w:szCs w:val="18"/>
        </w:rPr>
      </w:pPr>
      <w:r w:rsidRPr="0046358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x=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：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",x)</w:t>
      </w:r>
    </w:p>
    <w:p w:rsidR="00463585" w:rsidRPr="00463585" w:rsidRDefault="00463585" w:rsidP="008F25D0">
      <w:pPr>
        <w:rPr>
          <w:rFonts w:ascii="Courier New" w:eastAsia="宋体" w:hAnsi="Courier New" w:cs="Courier New"/>
          <w:sz w:val="18"/>
          <w:szCs w:val="18"/>
        </w:rPr>
      </w:pPr>
      <w:r w:rsidRPr="0046358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y=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：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",y)</w:t>
      </w:r>
    </w:p>
    <w:p w:rsidR="00463585" w:rsidRPr="00463585" w:rsidRDefault="00463585" w:rsidP="008F25D0">
      <w:pPr>
        <w:rPr>
          <w:rFonts w:ascii="Courier New" w:eastAsia="宋体" w:hAnsi="Courier New" w:cs="Courier New"/>
          <w:sz w:val="18"/>
          <w:szCs w:val="18"/>
        </w:rPr>
      </w:pPr>
      <w:r w:rsidRPr="0046358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输入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z=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：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",z)</w:t>
      </w:r>
    </w:p>
    <w:p w:rsidR="002C1D9D" w:rsidRPr="00463585" w:rsidRDefault="00463585" w:rsidP="008F25D0">
      <w:pPr>
        <w:rPr>
          <w:rFonts w:ascii="Courier New" w:eastAsia="宋体" w:hAnsi="Courier New" w:cs="Courier New"/>
          <w:sz w:val="18"/>
          <w:szCs w:val="18"/>
        </w:rPr>
      </w:pPr>
      <w:r w:rsidRPr="00463585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463585">
        <w:rPr>
          <w:rFonts w:ascii="Courier New" w:eastAsia="宋体" w:hAnsi="Courier New" w:cs="Courier New" w:hint="eastAsia"/>
          <w:sz w:val="18"/>
          <w:szCs w:val="18"/>
        </w:rPr>
        <w:t>",s.canMeasureWater(x,y,z))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sz w:val="28"/>
          <w:szCs w:val="28"/>
        </w:rPr>
      </w:pPr>
      <w:bookmarkStart w:id="1004" w:name="_Toc10452993"/>
      <w:bookmarkStart w:id="1005" w:name="_Toc17299667"/>
      <w:bookmarkStart w:id="1006" w:name="_Toc17300741"/>
      <w:bookmarkStart w:id="1007" w:name="_Toc1730104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244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/>
          <w:sz w:val="28"/>
          <w:szCs w:val="28"/>
        </w:rPr>
        <w:t>计算不同数字整数的个数</w:t>
      </w:r>
      <w:r w:rsidR="00280609">
        <w:rPr>
          <w:rFonts w:ascii="黑体" w:eastAsia="黑体" w:hAnsi="宋体" w:cs="Times New Roman" w:hint="eastAsia"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sz w:val="28"/>
          <w:szCs w:val="28"/>
        </w:rPr>
        <w:t>难度等级★★</w:t>
      </w:r>
      <w:bookmarkEnd w:id="1004"/>
      <w:bookmarkEnd w:id="1005"/>
      <w:bookmarkEnd w:id="1006"/>
      <w:bookmarkEnd w:id="100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207EF0"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n</w:t>
      </w:r>
      <w:r w:rsidR="00207EF0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</w:t>
      </w:r>
      <w:r w:rsidR="00207EF0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countNumbersWithUniqueDigits(self,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min(n, 10)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[0] * (n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dp[0], dp[1] = 1, 9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range(2, n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dp[i] = dp[i - 1] * (11 - 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sum(dp)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07EF0" w:rsidRPr="00207EF0" w:rsidRDefault="00207EF0" w:rsidP="008F25D0">
      <w:pPr>
        <w:rPr>
          <w:rFonts w:ascii="Courier New" w:eastAsia="宋体" w:hAnsi="Courier New" w:cs="Courier New"/>
          <w:sz w:val="18"/>
          <w:szCs w:val="18"/>
        </w:rPr>
      </w:pPr>
      <w:r w:rsidRPr="00207EF0">
        <w:rPr>
          <w:rFonts w:ascii="Courier New" w:eastAsia="宋体" w:hAnsi="Courier New" w:cs="Courier New"/>
          <w:sz w:val="18"/>
          <w:szCs w:val="18"/>
        </w:rPr>
        <w:t xml:space="preserve">    s = Solution()</w:t>
      </w:r>
    </w:p>
    <w:p w:rsidR="00207EF0" w:rsidRPr="00207EF0" w:rsidRDefault="00207EF0" w:rsidP="008F25D0">
      <w:pPr>
        <w:rPr>
          <w:rFonts w:ascii="Courier New" w:eastAsia="宋体" w:hAnsi="Courier New" w:cs="Courier New"/>
          <w:sz w:val="18"/>
          <w:szCs w:val="18"/>
        </w:rPr>
      </w:pPr>
      <w:r w:rsidRPr="00207EF0">
        <w:rPr>
          <w:rFonts w:ascii="Courier New" w:eastAsia="宋体" w:hAnsi="Courier New" w:cs="Courier New"/>
          <w:sz w:val="18"/>
          <w:szCs w:val="18"/>
        </w:rPr>
        <w:t xml:space="preserve">    x = 2</w:t>
      </w:r>
    </w:p>
    <w:p w:rsidR="00207EF0" w:rsidRPr="00207EF0" w:rsidRDefault="00207EF0" w:rsidP="008F25D0">
      <w:pPr>
        <w:rPr>
          <w:rFonts w:ascii="Courier New" w:eastAsia="宋体" w:hAnsi="Courier New" w:cs="Courier New"/>
          <w:sz w:val="18"/>
          <w:szCs w:val="18"/>
        </w:rPr>
      </w:pPr>
      <w:r w:rsidRPr="00207EF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07EF0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207EF0">
        <w:rPr>
          <w:rFonts w:ascii="Courier New" w:eastAsia="宋体" w:hAnsi="Courier New" w:cs="Courier New" w:hint="eastAsia"/>
          <w:sz w:val="18"/>
          <w:szCs w:val="18"/>
        </w:rPr>
        <w:t>",x)</w:t>
      </w:r>
    </w:p>
    <w:p w:rsidR="002C1D9D" w:rsidRPr="00207EF0" w:rsidRDefault="00207EF0" w:rsidP="008F25D0">
      <w:pPr>
        <w:rPr>
          <w:rFonts w:ascii="Courier New" w:eastAsia="宋体" w:hAnsi="Courier New" w:cs="Courier New"/>
          <w:sz w:val="18"/>
          <w:szCs w:val="18"/>
        </w:rPr>
      </w:pPr>
      <w:r w:rsidRPr="00207EF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207EF0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207EF0">
        <w:rPr>
          <w:rFonts w:ascii="Courier New" w:eastAsia="宋体" w:hAnsi="Courier New" w:cs="Courier New" w:hint="eastAsia"/>
          <w:sz w:val="18"/>
          <w:szCs w:val="18"/>
        </w:rPr>
        <w:t>",s.countNumbersWithUniqueDigits(2))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4.运行结果</w:t>
      </w:r>
    </w:p>
    <w:p w:rsidR="00207EF0" w:rsidRPr="00207EF0" w:rsidRDefault="00207EF0" w:rsidP="008F25D0">
      <w:pPr>
        <w:rPr>
          <w:rFonts w:ascii="Times New Roman" w:eastAsia="宋体" w:hAnsi="Times New Roman" w:cs="Times New Roman"/>
          <w:szCs w:val="21"/>
        </w:rPr>
      </w:pPr>
      <w:r w:rsidRPr="00207EF0">
        <w:rPr>
          <w:rFonts w:ascii="Times New Roman" w:eastAsia="宋体" w:hAnsi="Times New Roman" w:cs="Times New Roman" w:hint="eastAsia"/>
          <w:szCs w:val="21"/>
        </w:rPr>
        <w:t>输入为：</w:t>
      </w:r>
      <w:r w:rsidRPr="00207EF0">
        <w:rPr>
          <w:rFonts w:ascii="Times New Roman" w:eastAsia="宋体" w:hAnsi="Times New Roman" w:cs="Times New Roman" w:hint="eastAsia"/>
          <w:szCs w:val="21"/>
        </w:rPr>
        <w:t>2</w:t>
      </w:r>
    </w:p>
    <w:p w:rsidR="002C1D9D" w:rsidRDefault="00207EF0" w:rsidP="008F25D0">
      <w:pPr>
        <w:rPr>
          <w:rFonts w:ascii="Times New Roman" w:eastAsia="宋体" w:hAnsi="Times New Roman" w:cs="Times New Roman"/>
          <w:szCs w:val="21"/>
        </w:rPr>
      </w:pPr>
      <w:r w:rsidRPr="00207EF0">
        <w:rPr>
          <w:rFonts w:ascii="Times New Roman" w:eastAsia="宋体" w:hAnsi="Times New Roman" w:cs="Times New Roman" w:hint="eastAsia"/>
          <w:szCs w:val="21"/>
        </w:rPr>
        <w:t>输出为：</w:t>
      </w:r>
      <w:r w:rsidRPr="00207EF0">
        <w:rPr>
          <w:rFonts w:ascii="Times New Roman" w:eastAsia="宋体" w:hAnsi="Times New Roman" w:cs="Times New Roman" w:hint="eastAsia"/>
          <w:szCs w:val="21"/>
        </w:rPr>
        <w:t>91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08" w:name="_Toc10452994"/>
      <w:bookmarkStart w:id="1009" w:name="_Toc17299668"/>
      <w:bookmarkStart w:id="1010" w:name="_Toc17300742"/>
      <w:bookmarkStart w:id="1011" w:name="_Toc17301050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245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最大乘积路径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08"/>
      <w:bookmarkEnd w:id="1009"/>
      <w:bookmarkEnd w:id="1010"/>
      <w:bookmarkEnd w:id="101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x</w:t>
      </w:r>
      <w:r>
        <w:rPr>
          <w:rFonts w:ascii="Courier New" w:eastAsia="宋体" w:hAnsi="Courier New" w:cs="Courier New" w:hint="eastAsia"/>
          <w:sz w:val="18"/>
          <w:szCs w:val="18"/>
        </w:rPr>
        <w:t>，</w:t>
      </w:r>
      <w:r>
        <w:rPr>
          <w:rFonts w:ascii="Courier New" w:eastAsia="宋体" w:hAnsi="Courier New" w:cs="Courier New" w:hint="eastAsia"/>
          <w:sz w:val="18"/>
          <w:szCs w:val="18"/>
        </w:rPr>
        <w:t>y</w:t>
      </w:r>
      <w:r>
        <w:rPr>
          <w:rFonts w:ascii="Courier New" w:eastAsia="宋体" w:hAnsi="Courier New" w:cs="Courier New" w:hint="eastAsia"/>
          <w:sz w:val="18"/>
          <w:szCs w:val="18"/>
        </w:rPr>
        <w:t>代表每条边的起始和终止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d</w:t>
      </w:r>
      <w:r>
        <w:rPr>
          <w:rFonts w:ascii="Courier New" w:eastAsia="宋体" w:hAnsi="Courier New" w:cs="Courier New" w:hint="eastAsia"/>
          <w:sz w:val="18"/>
          <w:szCs w:val="18"/>
        </w:rPr>
        <w:t>是每个节点的权重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返回值是一个整数，是取模后节点最大乘积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dfs(self, x, f, g, d, mul):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isLeaf =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mul = mul * d[x - 1] % 1000000007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g[x]: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== f: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isLeaf =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self.dfs(i, x, g, d, mul)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if(isLeaf is True):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self.ans = max(self.ans, mul)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getProduct(self, x, y, d):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g = [ [] for i in range(len(d) + 1)]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range(len(x)):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g[x[i]].append(y[i])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g[y[i]].append(x[i])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self.dfs(1, -1, g, d,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self.ans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x =[1,2,2]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y = [2,3,4]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 = [1,1,-1,2]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每个边的起始和终止为：</w:t>
      </w:r>
      <w:r>
        <w:rPr>
          <w:rFonts w:ascii="Courier New" w:eastAsia="宋体" w:hAnsi="Courier New" w:cs="Courier New" w:hint="eastAsia"/>
          <w:sz w:val="18"/>
          <w:szCs w:val="18"/>
        </w:rPr>
        <w:t>", x, y)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每个节点的权重为：</w:t>
      </w:r>
      <w:r>
        <w:rPr>
          <w:rFonts w:ascii="Courier New" w:eastAsia="宋体" w:hAnsi="Courier New" w:cs="Courier New" w:hint="eastAsia"/>
          <w:sz w:val="18"/>
          <w:szCs w:val="18"/>
        </w:rPr>
        <w:t>", 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最大路径上的乘积是</w:t>
      </w:r>
      <w:r>
        <w:rPr>
          <w:rFonts w:ascii="Courier New" w:eastAsia="宋体" w:hAnsi="Courier New" w:cs="Courier New" w:hint="eastAsia"/>
          <w:sz w:val="18"/>
          <w:szCs w:val="18"/>
        </w:rPr>
        <w:t>:", solution.getProduct(x, y, d))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12" w:name="_Toc10452995"/>
      <w:bookmarkStart w:id="1013" w:name="_Toc17299669"/>
      <w:bookmarkStart w:id="1014" w:name="_Toc17300743"/>
      <w:bookmarkStart w:id="1015" w:name="_Toc1730105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246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矩阵找数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12"/>
      <w:bookmarkEnd w:id="1013"/>
      <w:bookmarkEnd w:id="1014"/>
      <w:bookmarkEnd w:id="101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mat</w:t>
      </w:r>
      <w:r>
        <w:rPr>
          <w:rFonts w:ascii="Courier New" w:eastAsia="宋体" w:hAnsi="Courier New" w:cs="Courier New" w:hint="eastAsia"/>
          <w:sz w:val="18"/>
          <w:szCs w:val="18"/>
        </w:rPr>
        <w:t>是待查矩阵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返回值是一个整数，是每一行都出现的最小的数字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findingNumber(self, mat):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hashSet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len(mat)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mati in mat: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vis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x in mati: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vis[x]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key in vis: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key not in hashSet: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hashSet[key]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hashSet[key]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100001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hashSet: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hashSet[i] == 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= min(i, ans)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-1 if ans == 100001 else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findingNumber(self, mat):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hashSet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len(mat)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mati in mat: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vis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x in mati: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vis[x]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key in vis: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key not in hashSet: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hashSet[key]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hashSet[key]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100001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hashSet: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hashSet[i] == 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= min(i, ans)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-1 if ans == 100001 else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mat = [[1,2,3],[3,4,1],[2,1,3]]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矩阵为：</w:t>
      </w:r>
      <w:r>
        <w:rPr>
          <w:rFonts w:ascii="Courier New" w:eastAsia="宋体" w:hAnsi="Courier New" w:cs="Courier New" w:hint="eastAsia"/>
          <w:sz w:val="18"/>
          <w:szCs w:val="18"/>
        </w:rPr>
        <w:t>", mat)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每一行都出现的最小的数是</w:t>
      </w:r>
      <w:r w:rsidR="00D836A7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solution.findingNumber(mat))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16" w:name="_Toc10452996"/>
      <w:bookmarkStart w:id="1017" w:name="_Toc17299670"/>
      <w:bookmarkStart w:id="1018" w:name="_Toc17300744"/>
      <w:bookmarkStart w:id="1019" w:name="_Toc1730105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</w:t>
      </w:r>
      <w:r>
        <w:rPr>
          <w:rFonts w:ascii="黑体" w:eastAsia="黑体" w:hAnsi="宋体" w:cs="Times New Roman" w:hint="eastAsia"/>
          <w:bCs/>
          <w:sz w:val="28"/>
          <w:szCs w:val="28"/>
        </w:rPr>
        <w:t>47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路径数计算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16"/>
      <w:bookmarkEnd w:id="1017"/>
      <w:bookmarkEnd w:id="1018"/>
      <w:bookmarkEnd w:id="101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points</w:t>
      </w:r>
      <w:r>
        <w:rPr>
          <w:rFonts w:ascii="Courier New" w:eastAsia="宋体" w:hAnsi="Courier New" w:cs="Courier New" w:hint="eastAsia"/>
          <w:sz w:val="18"/>
          <w:szCs w:val="18"/>
        </w:rPr>
        <w:t>是除了始末点外的必经点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l</w:t>
      </w:r>
      <w:r>
        <w:rPr>
          <w:rFonts w:ascii="Courier New" w:eastAsia="宋体" w:hAnsi="Courier New" w:cs="Courier New" w:hint="eastAsia"/>
          <w:sz w:val="18"/>
          <w:szCs w:val="18"/>
        </w:rPr>
        <w:t>和</w:t>
      </w:r>
      <w:r>
        <w:rPr>
          <w:rFonts w:ascii="Courier New" w:eastAsia="宋体" w:hAnsi="Courier New" w:cs="Courier New" w:hint="eastAsia"/>
          <w:sz w:val="18"/>
          <w:szCs w:val="18"/>
        </w:rPr>
        <w:t>w</w:t>
      </w:r>
      <w:r>
        <w:rPr>
          <w:rFonts w:ascii="Courier New" w:eastAsia="宋体" w:hAnsi="Courier New" w:cs="Courier New" w:hint="eastAsia"/>
          <w:sz w:val="18"/>
          <w:szCs w:val="18"/>
        </w:rPr>
        <w:t>是长和宽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返回值是一个整数，有多少种走法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Point: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a=0, b=0):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self.x = a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self.y = 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calculationTheSumOfPath(self, l, w, points):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points.sort(key = lambda point: point.x)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points[0].x != 1 or points[0].y !=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points = [Point(1,1)] + points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points[0].x != l or points[0].y != w: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points = points + [Point(l,w)]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arr = [[] for i in range(len(points) - 1)]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maxl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maxw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len(points)):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l = points[i].x - points[i - 1].x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 = points[i].y - points[i - 1].y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arr[i - 1] = [points[i].x - points[i - 1].x, points[i].y - points[i - 1].y]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maxl = max(maxl, l)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maxw = max(maxw, w)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[[0 for i in range(max(maxl, maxw) + 1)]for j in range(max(maxl, maxw) + 1)]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del l, w, maxl, maxw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range(len(dp)):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range(i, len(dp)):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i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dp[j][i] = dp[i][j]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dp[j][i] = dp[i][j] = dp[i - 1][j] + dp[i][j - 1]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arr: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 = ans * dp[i[0]][i[1]] % 1000000007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l=43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w=48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points = [Point(17,19), Point(43,48), Point(3,5)]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长与宽分别为：</w:t>
      </w:r>
      <w:r>
        <w:rPr>
          <w:rFonts w:ascii="Courier New" w:eastAsia="宋体" w:hAnsi="Courier New" w:cs="Courier New" w:hint="eastAsia"/>
          <w:sz w:val="18"/>
          <w:szCs w:val="18"/>
        </w:rPr>
        <w:t>", l, w)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有路径种数</w:t>
      </w:r>
      <w:r>
        <w:rPr>
          <w:rFonts w:ascii="Courier New" w:eastAsia="宋体" w:hAnsi="Courier New" w:cs="Courier New" w:hint="eastAsia"/>
          <w:sz w:val="18"/>
          <w:szCs w:val="18"/>
        </w:rPr>
        <w:t>:", solution.calculationTheSumOfPath(l, w, points))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20" w:name="_Toc10452997"/>
      <w:bookmarkStart w:id="1021" w:name="_Toc17299671"/>
      <w:bookmarkStart w:id="1022" w:name="_Toc17300745"/>
      <w:bookmarkStart w:id="1023" w:name="_Toc17301053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</w:t>
      </w:r>
      <w:r>
        <w:rPr>
          <w:rFonts w:ascii="黑体" w:eastAsia="黑体" w:hAnsi="宋体" w:cs="Times New Roman" w:hint="eastAsia"/>
          <w:bCs/>
          <w:sz w:val="28"/>
          <w:szCs w:val="28"/>
        </w:rPr>
        <w:t>48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卡牌游戏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20"/>
      <w:bookmarkEnd w:id="1021"/>
      <w:bookmarkEnd w:id="1022"/>
      <w:bookmarkEnd w:id="102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numOfPlan(self, n, totalProfit, totalCost, a, 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[[0 for j in range(110)] for i in range(110)]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dp[0][0]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mod = 1000000007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range(totalProfit + 1, -1,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k in range(totalCost + 1, -1,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idxA = min(totalProfit + 1, j + a[i])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idxB = min(totalCost + 1, k + b[i])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dp[idxA][idxB] = (dp[j][k] + dp[idxA][idxB]) % mod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range(totalCost):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 = (ans + dp[totalProfit + 1][i]) % mod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 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totalProfit = 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totalCost = 5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 = [2,3]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b = [2,2]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总</w:t>
      </w:r>
      <w:r w:rsidR="00E6033C">
        <w:rPr>
          <w:rFonts w:ascii="Courier New" w:eastAsia="宋体" w:hAnsi="Courier New" w:cs="Courier New" w:hint="eastAsia"/>
          <w:sz w:val="18"/>
          <w:szCs w:val="18"/>
        </w:rPr>
        <w:t>卡片</w:t>
      </w:r>
      <w:r>
        <w:rPr>
          <w:rFonts w:ascii="Courier New" w:eastAsia="宋体" w:hAnsi="Courier New" w:cs="Courier New" w:hint="eastAsia"/>
          <w:sz w:val="18"/>
          <w:szCs w:val="18"/>
        </w:rPr>
        <w:t>数：</w:t>
      </w:r>
      <w:r>
        <w:rPr>
          <w:rFonts w:ascii="Courier New" w:eastAsia="宋体" w:hAnsi="Courier New" w:cs="Courier New" w:hint="eastAsia"/>
          <w:sz w:val="18"/>
          <w:szCs w:val="18"/>
        </w:rPr>
        <w:t>", 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成本和利润的列表是：</w:t>
      </w:r>
      <w:r>
        <w:rPr>
          <w:rFonts w:ascii="Courier New" w:eastAsia="宋体" w:hAnsi="Courier New" w:cs="Courier New" w:hint="eastAsia"/>
          <w:sz w:val="18"/>
          <w:szCs w:val="18"/>
        </w:rPr>
        <w:t>", a, b)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总成本是：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totalProfit, " </w:t>
      </w:r>
      <w:r>
        <w:rPr>
          <w:rFonts w:ascii="Courier New" w:eastAsia="宋体" w:hAnsi="Courier New" w:cs="Courier New" w:hint="eastAsia"/>
          <w:sz w:val="18"/>
          <w:szCs w:val="18"/>
        </w:rPr>
        <w:t>需要总利润是：</w:t>
      </w:r>
      <w:r>
        <w:rPr>
          <w:rFonts w:ascii="Courier New" w:eastAsia="宋体" w:hAnsi="Courier New" w:cs="Courier New" w:hint="eastAsia"/>
          <w:sz w:val="18"/>
          <w:szCs w:val="18"/>
        </w:rPr>
        <w:t>", totalCost)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 w:rsidR="00E6033C">
        <w:rPr>
          <w:rFonts w:ascii="Courier New" w:eastAsia="宋体" w:hAnsi="Courier New" w:cs="Courier New" w:hint="eastAsia"/>
          <w:sz w:val="18"/>
          <w:szCs w:val="18"/>
        </w:rPr>
        <w:t>可</w:t>
      </w:r>
      <w:r>
        <w:rPr>
          <w:rFonts w:ascii="Courier New" w:eastAsia="宋体" w:hAnsi="Courier New" w:cs="Courier New" w:hint="eastAsia"/>
          <w:sz w:val="18"/>
          <w:szCs w:val="18"/>
        </w:rPr>
        <w:t>使用方法总数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solution.numOfPlan(n, totalProfit, totalCost, a, b))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24" w:name="_Toc10452998"/>
      <w:bookmarkStart w:id="1025" w:name="_Toc17299672"/>
      <w:bookmarkStart w:id="1026" w:name="_Toc17300746"/>
      <w:bookmarkStart w:id="1027" w:name="_Toc1730105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249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词频统计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24"/>
      <w:bookmarkEnd w:id="1025"/>
      <w:bookmarkEnd w:id="1026"/>
      <w:bookmarkEnd w:id="102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是待查句子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excludeList</w:t>
      </w:r>
      <w:r>
        <w:rPr>
          <w:rFonts w:ascii="Courier New" w:eastAsia="宋体" w:hAnsi="Courier New" w:cs="Courier New" w:hint="eastAsia"/>
          <w:sz w:val="18"/>
          <w:szCs w:val="18"/>
        </w:rPr>
        <w:t>是被排除的单词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返回值是一个字符串的列表，是所有出现频次最高的单词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getWords(self, s, excludeList):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 = s.lower()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words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p = ''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letter in 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letter &lt; 'a' or letter &gt; 'z':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p != '':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words.append(p)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p = ''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p += letter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p != '':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words.append(p)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dic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word in words: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word in dic: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dic[word]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dic[word]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mx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word in words: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dic[word] &gt; mx and (not word in excludeList):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mx = dic[word]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= [word]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elif dic[word] == mx and word not in ans and not word in excludeList: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ans.append(word)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s="Do do do do not not Trouble trouble."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excludeList=["do"]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待查句子为：</w:t>
      </w:r>
      <w:r>
        <w:rPr>
          <w:rFonts w:ascii="Courier New" w:eastAsia="宋体" w:hAnsi="Courier New" w:cs="Courier New" w:hint="eastAsia"/>
          <w:sz w:val="18"/>
          <w:szCs w:val="18"/>
        </w:rPr>
        <w:t>",s , "</w:t>
      </w:r>
      <w:r>
        <w:rPr>
          <w:rFonts w:ascii="Courier New" w:eastAsia="宋体" w:hAnsi="Courier New" w:cs="Courier New" w:hint="eastAsia"/>
          <w:sz w:val="18"/>
          <w:szCs w:val="18"/>
        </w:rPr>
        <w:t>除外词表为</w:t>
      </w:r>
      <w:r>
        <w:rPr>
          <w:rFonts w:ascii="Courier New" w:eastAsia="宋体" w:hAnsi="Courier New" w:cs="Courier New" w:hint="eastAsia"/>
          <w:sz w:val="18"/>
          <w:szCs w:val="18"/>
        </w:rPr>
        <w:t>:", excludeList)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词频最高的单词为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solution.getWords(s, excludeList))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28" w:name="_Toc10452999"/>
      <w:bookmarkStart w:id="1029" w:name="_Toc17299673"/>
      <w:bookmarkStart w:id="1030" w:name="_Toc17300747"/>
      <w:bookmarkStart w:id="1031" w:name="_Toc1730105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250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查找子数组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28"/>
      <w:bookmarkEnd w:id="1029"/>
      <w:bookmarkEnd w:id="1030"/>
      <w:bookmarkEnd w:id="103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arr</w:t>
      </w:r>
      <w:r>
        <w:rPr>
          <w:rFonts w:ascii="Courier New" w:eastAsia="宋体" w:hAnsi="Courier New" w:cs="Courier New" w:hint="eastAsia"/>
          <w:sz w:val="18"/>
          <w:szCs w:val="18"/>
        </w:rPr>
        <w:t>是原数组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是目标子数组和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返回值是个整数，代表这样一个子数组的起始位置，或者</w:t>
      </w:r>
      <w:r>
        <w:rPr>
          <w:rFonts w:ascii="Courier New" w:eastAsia="宋体" w:hAnsi="Courier New" w:cs="Courier New" w:hint="eastAsia"/>
          <w:sz w:val="18"/>
          <w:szCs w:val="18"/>
        </w:rPr>
        <w:t>-1</w:t>
      </w:r>
      <w:r>
        <w:rPr>
          <w:rFonts w:ascii="Courier New" w:eastAsia="宋体" w:hAnsi="Courier New" w:cs="Courier New" w:hint="eastAsia"/>
          <w:sz w:val="18"/>
          <w:szCs w:val="18"/>
        </w:rPr>
        <w:t>代表不存在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searchSubarray(self, arr,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sum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maps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maps[sum]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st = len(arr) + 5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lent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range(0, len(arr)):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sum += arr[i]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sum - k in maps: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st &gt; maps[sum - k]: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st = maps[sum - k]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lent = i + 1 - maps[sum - k]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sum not in maps: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maps[sum] = i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st == len(arr) + 5: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lent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arr = [1,2,3,4,5]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 = 5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数组为：</w:t>
      </w:r>
      <w:r>
        <w:rPr>
          <w:rFonts w:ascii="Courier New" w:eastAsia="宋体" w:hAnsi="Courier New" w:cs="Courier New" w:hint="eastAsia"/>
          <w:sz w:val="18"/>
          <w:szCs w:val="18"/>
        </w:rPr>
        <w:t>", arr, "k</w:t>
      </w:r>
      <w:r>
        <w:rPr>
          <w:rFonts w:ascii="Courier New" w:eastAsia="宋体" w:hAnsi="Courier New" w:cs="Courier New" w:hint="eastAsia"/>
          <w:sz w:val="18"/>
          <w:szCs w:val="18"/>
        </w:rPr>
        <w:t>为</w:t>
      </w:r>
      <w:r>
        <w:rPr>
          <w:rFonts w:ascii="Courier New" w:eastAsia="宋体" w:hAnsi="Courier New" w:cs="Courier New" w:hint="eastAsia"/>
          <w:sz w:val="18"/>
          <w:szCs w:val="18"/>
        </w:rPr>
        <w:t>:", k)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最短和为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的子数组是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solution.searchSubarray(arr, k))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32" w:name="_Toc10453000"/>
      <w:bookmarkStart w:id="1033" w:name="_Toc17299674"/>
      <w:bookmarkStart w:id="1034" w:name="_Toc17300748"/>
      <w:bookmarkStart w:id="1035" w:name="_Toc1730105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251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最小子矩阵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32"/>
      <w:bookmarkEnd w:id="1033"/>
      <w:bookmarkEnd w:id="1034"/>
      <w:bookmarkEnd w:id="103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minimumSubmatrix(self, arr):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arr[0][0]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range(len(arr)):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sum = [0 for x in range(len(arr[0]))]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range(i,len(arr)):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k in range(len(arr[0])):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sum[k] += arr[j][k]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dp = [0 for i in range(len(arr[0]))]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k in range(len(arr[0])):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k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dp[k] = sum[k]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dp[k] = min(sum[k],dp[k-1]+sum[k])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 = min(ans,dp[k])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arr = a = [[-3,-2,-1],[-2,3,-2],[-1,3,-1]]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数组为：</w:t>
      </w:r>
      <w:r>
        <w:rPr>
          <w:rFonts w:ascii="Courier New" w:eastAsia="宋体" w:hAnsi="Courier New" w:cs="Courier New" w:hint="eastAsia"/>
          <w:sz w:val="18"/>
          <w:szCs w:val="18"/>
        </w:rPr>
        <w:t>", arr)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最小子数组是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solution.minimumSubmatrix(arr))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36" w:name="_Toc10453001"/>
      <w:bookmarkStart w:id="1037" w:name="_Toc17299675"/>
      <w:bookmarkStart w:id="1038" w:name="_Toc17300749"/>
      <w:bookmarkStart w:id="1039" w:name="_Toc1730105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252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最佳购物计划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36"/>
      <w:bookmarkEnd w:id="1037"/>
      <w:bookmarkEnd w:id="1038"/>
      <w:bookmarkEnd w:id="103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代表你有的钱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m</w:t>
      </w:r>
      <w:r>
        <w:rPr>
          <w:rFonts w:ascii="Courier New" w:eastAsia="宋体" w:hAnsi="Courier New" w:cs="Courier New" w:hint="eastAsia"/>
          <w:sz w:val="18"/>
          <w:szCs w:val="18"/>
        </w:rPr>
        <w:t>和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分别代表商品和礼盒数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val</w:t>
      </w:r>
      <w:r>
        <w:rPr>
          <w:rFonts w:ascii="Courier New" w:eastAsia="宋体" w:hAnsi="Courier New" w:cs="Courier New" w:hint="eastAsia"/>
          <w:sz w:val="18"/>
          <w:szCs w:val="18"/>
        </w:rPr>
        <w:t>是代表价值的列表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costs</w:t>
      </w:r>
      <w:r>
        <w:rPr>
          <w:rFonts w:ascii="Courier New" w:eastAsia="宋体" w:hAnsi="Courier New" w:cs="Courier New" w:hint="eastAsia"/>
          <w:sz w:val="18"/>
          <w:szCs w:val="18"/>
        </w:rPr>
        <w:t>是代表费用的列表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返回值是一个整数，代表最大可获得价值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getAns(self, n, m, k, val, cost, belong):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[[-1 for i in range(0, 100001)] for i in range(0, 105)]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arr = [[] for i in range(0, 105)]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range(n, n + 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not belong[i] == -1: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arr[belong[i]].append(i)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dp[0][cost[0]] = val[0]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arr[0]: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range(k, cost[i] - 1,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not dp[0][j - cost[i]] == -1: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dp[0][j] = dp[0][j - cost[i]] + val[i]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range(k, cost[i] - 1,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not dp[i - 1][j - cost[i]] == -1: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dp[i][j] = dp[i - 1][j - cost[i]] + val[i]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dp[i][cost[i]] = val[i]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arr[i]: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l in range(k, cost[j] - 1,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not dp[i][l - cost[j]] == -1: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dp[i][l] = max(dp[i][l], dp[i][l - cost[j]] + val[j])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range(0, k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dp[i][j] = max(dp[i][j], dp[i - 1][j])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range(0, k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 = max(ans, dp[n - 1][i])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 = 10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m 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 = 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val = [17, 20, 8, 1, 4]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cost = [3, 5, 2, 3,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belong = [-1, -1, -1, 0, 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 w:rsidR="001C7251">
        <w:rPr>
          <w:rFonts w:ascii="Courier New" w:eastAsia="宋体" w:hAnsi="Courier New" w:cs="Courier New" w:hint="eastAsia"/>
          <w:sz w:val="18"/>
          <w:szCs w:val="18"/>
        </w:rPr>
        <w:t>拥有的</w:t>
      </w:r>
      <w:r>
        <w:rPr>
          <w:rFonts w:ascii="Courier New" w:eastAsia="宋体" w:hAnsi="Courier New" w:cs="Courier New" w:hint="eastAsia"/>
          <w:sz w:val="18"/>
          <w:szCs w:val="18"/>
        </w:rPr>
        <w:t>钱：</w:t>
      </w:r>
      <w:r>
        <w:rPr>
          <w:rFonts w:ascii="Courier New" w:eastAsia="宋体" w:hAnsi="Courier New" w:cs="Courier New" w:hint="eastAsia"/>
          <w:sz w:val="18"/>
          <w:szCs w:val="18"/>
        </w:rPr>
        <w:t>", k)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有商品数：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m, " </w:t>
      </w:r>
      <w:r>
        <w:rPr>
          <w:rFonts w:ascii="Courier New" w:eastAsia="宋体" w:hAnsi="Courier New" w:cs="Courier New" w:hint="eastAsia"/>
          <w:sz w:val="18"/>
          <w:szCs w:val="18"/>
        </w:rPr>
        <w:t>有礼盒数：</w:t>
      </w:r>
      <w:r>
        <w:rPr>
          <w:rFonts w:ascii="Courier New" w:eastAsia="宋体" w:hAnsi="Courier New" w:cs="Courier New" w:hint="eastAsia"/>
          <w:sz w:val="18"/>
          <w:szCs w:val="18"/>
        </w:rPr>
        <w:t>", 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价值的列表：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val, " </w:t>
      </w:r>
      <w:r>
        <w:rPr>
          <w:rFonts w:ascii="Courier New" w:eastAsia="宋体" w:hAnsi="Courier New" w:cs="Courier New" w:hint="eastAsia"/>
          <w:sz w:val="18"/>
          <w:szCs w:val="18"/>
        </w:rPr>
        <w:t>费用的列表：</w:t>
      </w:r>
      <w:r>
        <w:rPr>
          <w:rFonts w:ascii="Courier New" w:eastAsia="宋体" w:hAnsi="Courier New" w:cs="Courier New" w:hint="eastAsia"/>
          <w:sz w:val="18"/>
          <w:szCs w:val="18"/>
        </w:rPr>
        <w:t>", cost)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可以得到最大价值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solution.getAns(n, m, k, val, cost, belong))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40" w:name="_Toc10453002"/>
      <w:bookmarkStart w:id="1041" w:name="_Toc17299676"/>
      <w:bookmarkStart w:id="1042" w:name="_Toc17300750"/>
      <w:bookmarkStart w:id="1043" w:name="_Toc1730105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253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询问冷却时间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40"/>
      <w:bookmarkEnd w:id="1041"/>
      <w:bookmarkEnd w:id="1042"/>
      <w:bookmarkEnd w:id="104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arr</w:t>
      </w:r>
      <w:r>
        <w:rPr>
          <w:rFonts w:ascii="Courier New" w:eastAsia="宋体" w:hAnsi="Courier New" w:cs="Courier New" w:hint="eastAsia"/>
          <w:sz w:val="18"/>
          <w:szCs w:val="18"/>
        </w:rPr>
        <w:t>是输入的待查数组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是公共冷却时间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返回值是一个整数，代表需要多少时间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askForCoolingTime(self, arr,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 = [0 for i in range(110)]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x in arr: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l[x] == 0 or ans - l[x] &gt; 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= l[x] + n + 1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l[x] =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arr = [1, 2, 1, 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 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数组为：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arr, " </w:t>
      </w:r>
      <w:r>
        <w:rPr>
          <w:rFonts w:ascii="Courier New" w:eastAsia="宋体" w:hAnsi="Courier New" w:cs="Courier New" w:hint="eastAsia"/>
          <w:sz w:val="18"/>
          <w:szCs w:val="18"/>
        </w:rPr>
        <w:t>冷却为：</w:t>
      </w:r>
      <w:r>
        <w:rPr>
          <w:rFonts w:ascii="Courier New" w:eastAsia="宋体" w:hAnsi="Courier New" w:cs="Courier New" w:hint="eastAsia"/>
          <w:sz w:val="18"/>
          <w:szCs w:val="18"/>
        </w:rPr>
        <w:t>", 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至少需要时间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solution.askForCoolingTime(arr, n))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44" w:name="_Toc10453003"/>
      <w:bookmarkStart w:id="1045" w:name="_Toc17299677"/>
      <w:bookmarkStart w:id="1046" w:name="_Toc17300751"/>
      <w:bookmarkStart w:id="1047" w:name="_Toc1730105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254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树上最长路径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44"/>
      <w:bookmarkEnd w:id="1045"/>
      <w:bookmarkEnd w:id="1046"/>
      <w:bookmarkEnd w:id="104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是节点总数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starts</w:t>
      </w:r>
      <w:r>
        <w:rPr>
          <w:rFonts w:ascii="Courier New" w:eastAsia="宋体" w:hAnsi="Courier New" w:cs="Courier New" w:hint="eastAsia"/>
          <w:sz w:val="18"/>
          <w:szCs w:val="18"/>
        </w:rPr>
        <w:t>是每条边的起始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ends</w:t>
      </w:r>
      <w:r>
        <w:rPr>
          <w:rFonts w:ascii="Courier New" w:eastAsia="宋体" w:hAnsi="Courier New" w:cs="Courier New" w:hint="eastAsia"/>
          <w:sz w:val="18"/>
          <w:szCs w:val="18"/>
        </w:rPr>
        <w:t>是每条边的结束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lens</w:t>
      </w:r>
      <w:r w:rsidR="00016016">
        <w:rPr>
          <w:rFonts w:ascii="Courier New" w:eastAsia="宋体" w:hAnsi="Courier New" w:cs="Courier New" w:hint="eastAsia"/>
          <w:sz w:val="18"/>
          <w:szCs w:val="18"/>
        </w:rPr>
        <w:t>是每条边的权重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整数，代表树上最长路径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import sys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>sys.setrecursionlimit(200000)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G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dp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dfs(self, u, pre):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x in self.G[u]: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x[0] != pre: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self.dp[x[0]] = self.dp[u] + x[1]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self.dfs(x[0], u)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longestPath(self, n, starts, ends, lens):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self.G = [[] for i in range(n)]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self.dp = [0 for i in range(n)]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 - 1):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self.G[starts[i]].append([ends[i], lens[i]])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self.G[ends[i]].append([starts[i], lens[i]])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self.dp[0]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self.dfs(0, 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pos = Mx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self.dp[i] &gt; Mx: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pos = i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Mx = self.dp[i]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self.dp[pos]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self.dfs(pos, pos)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self.dp[i] &gt; ans: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= self.dp[i]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 = 5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starts = [0, 0, 2, 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ends = [1, 2, 3, 4]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lens = [1, 2, 5, 6]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总共有节点：</w:t>
      </w:r>
      <w:r>
        <w:rPr>
          <w:rFonts w:ascii="Courier New" w:eastAsia="宋体" w:hAnsi="Courier New" w:cs="Courier New" w:hint="eastAsia"/>
          <w:sz w:val="18"/>
          <w:szCs w:val="18"/>
        </w:rPr>
        <w:t>", n)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每条边的起始为：</w:t>
      </w:r>
      <w:r>
        <w:rPr>
          <w:rFonts w:ascii="Courier New" w:eastAsia="宋体" w:hAnsi="Courier New" w:cs="Courier New" w:hint="eastAsia"/>
          <w:sz w:val="18"/>
          <w:szCs w:val="18"/>
        </w:rPr>
        <w:t>", starts)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每条边的结束为：</w:t>
      </w:r>
      <w:r>
        <w:rPr>
          <w:rFonts w:ascii="Courier New" w:eastAsia="宋体" w:hAnsi="Courier New" w:cs="Courier New" w:hint="eastAsia"/>
          <w:sz w:val="18"/>
          <w:szCs w:val="18"/>
        </w:rPr>
        <w:t>", ends)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每条边的权重为：</w:t>
      </w:r>
      <w:r>
        <w:rPr>
          <w:rFonts w:ascii="Courier New" w:eastAsia="宋体" w:hAnsi="Courier New" w:cs="Courier New" w:hint="eastAsia"/>
          <w:sz w:val="18"/>
          <w:szCs w:val="18"/>
        </w:rPr>
        <w:t>", lens)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树上最长路径</w:t>
      </w:r>
      <w:r>
        <w:rPr>
          <w:rFonts w:ascii="Courier New" w:eastAsia="宋体" w:hAnsi="Courier New" w:cs="Courier New" w:hint="eastAsia"/>
          <w:sz w:val="18"/>
          <w:szCs w:val="18"/>
        </w:rPr>
        <w:t>:", solution.longestPath(n, starts, ends, lens))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48" w:name="_Toc10453004"/>
      <w:bookmarkStart w:id="1049" w:name="_Toc17299678"/>
      <w:bookmarkStart w:id="1050" w:name="_Toc17300752"/>
      <w:bookmarkStart w:id="1051" w:name="_Toc17301060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255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取数游戏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48"/>
      <w:bookmarkEnd w:id="1049"/>
      <w:bookmarkEnd w:id="1050"/>
      <w:bookmarkEnd w:id="105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和</w:t>
      </w:r>
      <w:r>
        <w:rPr>
          <w:rFonts w:ascii="Courier New" w:eastAsia="宋体" w:hAnsi="Courier New" w:cs="Courier New" w:hint="eastAsia"/>
          <w:sz w:val="18"/>
          <w:szCs w:val="18"/>
        </w:rPr>
        <w:t>t</w:t>
      </w:r>
      <w:r>
        <w:rPr>
          <w:rFonts w:ascii="Courier New" w:eastAsia="宋体" w:hAnsi="Courier New" w:cs="Courier New" w:hint="eastAsia"/>
          <w:sz w:val="18"/>
          <w:szCs w:val="18"/>
        </w:rPr>
        <w:t>是一对字符串，他们需要被验证能否互相根据规则转换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字符串，意为能否根据规则转换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theGameOfTakeNumbers(self, arr):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len(arr)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==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sum = [0 for i in range(n)]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range(0, n - i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i ==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sum[j] = arr[j]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continue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k = j + i - 1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sum[j] = max(arr[k] - sum[j], arr[j] - sum[j + 1])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1 if sum[0] &gt;= 0 else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arr = [1,3,3,1]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游戏数组为：</w:t>
      </w:r>
      <w:r>
        <w:rPr>
          <w:rFonts w:ascii="Courier New" w:eastAsia="宋体" w:hAnsi="Courier New" w:cs="Courier New" w:hint="eastAsia"/>
          <w:sz w:val="18"/>
          <w:szCs w:val="18"/>
        </w:rPr>
        <w:t>", arr)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赢家会是</w:t>
      </w:r>
      <w:r>
        <w:rPr>
          <w:rFonts w:ascii="Courier New" w:eastAsia="宋体" w:hAnsi="Courier New" w:cs="Courier New" w:hint="eastAsia"/>
          <w:sz w:val="18"/>
          <w:szCs w:val="18"/>
        </w:rPr>
        <w:t>:", solution.theGameOfTakeNumbers(arr))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52" w:name="_Toc10453005"/>
      <w:bookmarkStart w:id="1053" w:name="_Toc17299679"/>
      <w:bookmarkStart w:id="1054" w:name="_Toc17300753"/>
      <w:bookmarkStart w:id="1055" w:name="_Toc1730106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256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数组求和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52"/>
      <w:bookmarkEnd w:id="1053"/>
      <w:bookmarkEnd w:id="1054"/>
      <w:bookmarkEnd w:id="105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arr</w:t>
      </w:r>
      <w:r>
        <w:rPr>
          <w:rFonts w:ascii="Courier New" w:eastAsia="宋体" w:hAnsi="Courier New" w:cs="Courier New" w:hint="eastAsia"/>
          <w:sz w:val="18"/>
          <w:szCs w:val="18"/>
        </w:rPr>
        <w:t>是原始总列表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整数，代表所有子数组的和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findTheSumOfTheArray(self, arr):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len(arr)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 = (ans + arr[i] * (i + 1) * (n - i)) % 1000000007;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arr = [2,4,6,8,10]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输入数组</w:t>
      </w:r>
      <w:r>
        <w:rPr>
          <w:rFonts w:ascii="Courier New" w:eastAsia="宋体" w:hAnsi="Courier New" w:cs="Courier New" w:hint="eastAsia"/>
          <w:sz w:val="18"/>
          <w:szCs w:val="18"/>
        </w:rPr>
        <w:t>arr</w:t>
      </w:r>
      <w:r>
        <w:rPr>
          <w:rFonts w:ascii="Courier New" w:eastAsia="宋体" w:hAnsi="Courier New" w:cs="Courier New" w:hint="eastAsia"/>
          <w:sz w:val="18"/>
          <w:szCs w:val="18"/>
        </w:rPr>
        <w:t>为：</w:t>
      </w:r>
      <w:r>
        <w:rPr>
          <w:rFonts w:ascii="Courier New" w:eastAsia="宋体" w:hAnsi="Courier New" w:cs="Courier New" w:hint="eastAsia"/>
          <w:sz w:val="18"/>
          <w:szCs w:val="18"/>
        </w:rPr>
        <w:t>", arr)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所有子数组的和为</w:t>
      </w:r>
      <w:r>
        <w:rPr>
          <w:rFonts w:ascii="Courier New" w:eastAsia="宋体" w:hAnsi="Courier New" w:cs="Courier New" w:hint="eastAsia"/>
          <w:sz w:val="18"/>
          <w:szCs w:val="18"/>
        </w:rPr>
        <w:t>:", solution.findTheSumOfTheArray(arr))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56" w:name="_Toc10453006"/>
      <w:bookmarkStart w:id="1057" w:name="_Toc17299680"/>
      <w:bookmarkStart w:id="1058" w:name="_Toc17300754"/>
      <w:bookmarkStart w:id="1059" w:name="_Toc1730106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257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最短短语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56"/>
      <w:bookmarkEnd w:id="1057"/>
      <w:bookmarkEnd w:id="1058"/>
      <w:bookmarkEnd w:id="1059"/>
      <w:r w:rsidR="00280609" w:rsidRP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是最短单词数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lim</w:t>
      </w:r>
      <w:r>
        <w:rPr>
          <w:rFonts w:ascii="Courier New" w:eastAsia="宋体" w:hAnsi="Courier New" w:cs="Courier New" w:hint="eastAsia"/>
          <w:sz w:val="18"/>
          <w:szCs w:val="18"/>
        </w:rPr>
        <w:t>是最短短语长度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str</w:t>
      </w:r>
      <w:r>
        <w:rPr>
          <w:rFonts w:ascii="Courier New" w:eastAsia="宋体" w:hAnsi="Courier New" w:cs="Courier New" w:hint="eastAsia"/>
          <w:sz w:val="18"/>
          <w:szCs w:val="18"/>
        </w:rPr>
        <w:t>是被查找的字符串列表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整数，代表最短短语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getLength(self, k, lim, str):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len(str)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arr = [0] * 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arr[i] = len(str[i])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sum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1e9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r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sum += arr[r]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r - l &gt;= k and sum - arr[l] &gt;= lim: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sum -= arr[l]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l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r - l + 1 &gt;= k and sum &gt;= lim: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= min(ans, sum)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 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lim = 10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str = ["she","was","bad","in","singing"]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最短单词数为：</w:t>
      </w:r>
      <w:r>
        <w:rPr>
          <w:rFonts w:ascii="Courier New" w:eastAsia="宋体" w:hAnsi="Courier New" w:cs="Courier New" w:hint="eastAsia"/>
          <w:sz w:val="18"/>
          <w:szCs w:val="18"/>
        </w:rPr>
        <w:t>", k)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短语长度限制为大于：</w:t>
      </w:r>
      <w:r>
        <w:rPr>
          <w:rFonts w:ascii="Courier New" w:eastAsia="宋体" w:hAnsi="Courier New" w:cs="Courier New" w:hint="eastAsia"/>
          <w:sz w:val="18"/>
          <w:szCs w:val="18"/>
        </w:rPr>
        <w:t>", lim)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文章列表为：</w:t>
      </w:r>
      <w:r>
        <w:rPr>
          <w:rFonts w:ascii="Courier New" w:eastAsia="宋体" w:hAnsi="Courier New" w:cs="Courier New" w:hint="eastAsia"/>
          <w:sz w:val="18"/>
          <w:szCs w:val="18"/>
        </w:rPr>
        <w:t>", str)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最短短语为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solution.getLength(k, lim, str))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60" w:name="_Toc10453007"/>
      <w:bookmarkStart w:id="1061" w:name="_Toc17299681"/>
      <w:bookmarkStart w:id="1062" w:name="_Toc17300755"/>
      <w:bookmarkStart w:id="1063" w:name="_Toc17301063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258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频率最高的词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60"/>
      <w:bookmarkEnd w:id="1061"/>
      <w:bookmarkEnd w:id="1062"/>
      <w:bookmarkEnd w:id="106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为“小说”的字符串，</w:t>
      </w:r>
      <w:r>
        <w:rPr>
          <w:rFonts w:ascii="Times New Roman" w:eastAsia="宋体" w:hAnsi="Times New Roman" w:cs="Times New Roman"/>
          <w:szCs w:val="21"/>
        </w:rPr>
        <w:t>excludeWords</w:t>
      </w:r>
      <w:r w:rsidR="00A60F94">
        <w:rPr>
          <w:rFonts w:ascii="Times New Roman" w:eastAsia="宋体" w:hAnsi="Times New Roman" w:cs="Times New Roman" w:hint="eastAsia"/>
          <w:szCs w:val="21"/>
        </w:rPr>
        <w:t>是不统计的词</w:t>
      </w:r>
      <w:r>
        <w:rPr>
          <w:rFonts w:ascii="Times New Roman" w:eastAsia="宋体" w:hAnsi="Times New Roman" w:cs="Times New Roman" w:hint="eastAsia"/>
          <w:szCs w:val="21"/>
        </w:rPr>
        <w:t>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单词，是出现最多的词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frequentWord(self, s, excludewords):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map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len(s) &gt;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end = s.find(' ') if s.find(' ') &gt; -1 else len(s)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word = s[:end] if s[end - 1].isalpha() else s[:end - 1]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 = s[end + 1:]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word not in excludewords: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word in map: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map[word]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map[word]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max =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key, val in map.items():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val == max: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res.append(key)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elif val &gt; max: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max = 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 = [key]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res.sort()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 = "Jimmy has an apple, it is on the table, he like it"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excludeWords = ["a","an","the"]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733CD0" w:rsidRPr="00733CD0" w:rsidRDefault="00733CD0" w:rsidP="008F25D0">
      <w:pPr>
        <w:rPr>
          <w:rFonts w:ascii="Courier New" w:eastAsia="宋体" w:hAnsi="Courier New" w:cs="Courier New"/>
          <w:sz w:val="18"/>
          <w:szCs w:val="18"/>
        </w:rPr>
      </w:pPr>
      <w:r w:rsidRPr="00733CD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33CD0">
        <w:rPr>
          <w:rFonts w:ascii="Courier New" w:eastAsia="宋体" w:hAnsi="Courier New" w:cs="Courier New" w:hint="eastAsia"/>
          <w:sz w:val="18"/>
          <w:szCs w:val="18"/>
        </w:rPr>
        <w:t>小说的内容为：</w:t>
      </w:r>
      <w:r w:rsidRPr="00733CD0">
        <w:rPr>
          <w:rFonts w:ascii="Courier New" w:eastAsia="宋体" w:hAnsi="Courier New" w:cs="Courier New" w:hint="eastAsia"/>
          <w:sz w:val="18"/>
          <w:szCs w:val="18"/>
        </w:rPr>
        <w:t>", s)</w:t>
      </w:r>
    </w:p>
    <w:p w:rsidR="00733CD0" w:rsidRPr="00733CD0" w:rsidRDefault="00733CD0" w:rsidP="008F25D0">
      <w:pPr>
        <w:rPr>
          <w:rFonts w:ascii="Courier New" w:eastAsia="宋体" w:hAnsi="Courier New" w:cs="Courier New"/>
          <w:sz w:val="18"/>
          <w:szCs w:val="18"/>
        </w:rPr>
      </w:pPr>
      <w:r w:rsidRPr="00733CD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33CD0">
        <w:rPr>
          <w:rFonts w:ascii="Courier New" w:eastAsia="宋体" w:hAnsi="Courier New" w:cs="Courier New" w:hint="eastAsia"/>
          <w:sz w:val="18"/>
          <w:szCs w:val="18"/>
        </w:rPr>
        <w:t>统计不包含</w:t>
      </w:r>
      <w:r w:rsidR="00A60F94">
        <w:rPr>
          <w:rFonts w:ascii="Courier New" w:eastAsia="宋体" w:hAnsi="Courier New" w:cs="Courier New" w:hint="eastAsia"/>
          <w:sz w:val="18"/>
          <w:szCs w:val="18"/>
        </w:rPr>
        <w:t>的</w:t>
      </w:r>
      <w:r w:rsidRPr="00733CD0">
        <w:rPr>
          <w:rFonts w:ascii="Courier New" w:eastAsia="宋体" w:hAnsi="Courier New" w:cs="Courier New" w:hint="eastAsia"/>
          <w:sz w:val="18"/>
          <w:szCs w:val="18"/>
        </w:rPr>
        <w:t>词：</w:t>
      </w:r>
      <w:r w:rsidRPr="00733CD0">
        <w:rPr>
          <w:rFonts w:ascii="Courier New" w:eastAsia="宋体" w:hAnsi="Courier New" w:cs="Courier New" w:hint="eastAsia"/>
          <w:sz w:val="18"/>
          <w:szCs w:val="18"/>
        </w:rPr>
        <w:t>", excludeWords)</w:t>
      </w:r>
    </w:p>
    <w:p w:rsidR="002C1D9D" w:rsidRDefault="00733CD0" w:rsidP="008F25D0">
      <w:pPr>
        <w:rPr>
          <w:rFonts w:ascii="Courier New" w:eastAsia="宋体" w:hAnsi="Courier New" w:cs="Courier New"/>
          <w:sz w:val="18"/>
          <w:szCs w:val="18"/>
        </w:rPr>
      </w:pPr>
      <w:r w:rsidRPr="00733CD0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733CD0">
        <w:rPr>
          <w:rFonts w:ascii="Courier New" w:eastAsia="宋体" w:hAnsi="Courier New" w:cs="Courier New" w:hint="eastAsia"/>
          <w:sz w:val="18"/>
          <w:szCs w:val="18"/>
        </w:rPr>
        <w:t>最常出现</w:t>
      </w:r>
      <w:r w:rsidR="00A60F94">
        <w:rPr>
          <w:rFonts w:ascii="Courier New" w:eastAsia="宋体" w:hAnsi="Courier New" w:cs="Courier New" w:hint="eastAsia"/>
          <w:sz w:val="18"/>
          <w:szCs w:val="18"/>
        </w:rPr>
        <w:t>的</w:t>
      </w:r>
      <w:r w:rsidRPr="00733CD0">
        <w:rPr>
          <w:rFonts w:ascii="Courier New" w:eastAsia="宋体" w:hAnsi="Courier New" w:cs="Courier New" w:hint="eastAsia"/>
          <w:sz w:val="18"/>
          <w:szCs w:val="18"/>
        </w:rPr>
        <w:t>词为：</w:t>
      </w:r>
      <w:r w:rsidRPr="00733CD0">
        <w:rPr>
          <w:rFonts w:ascii="Courier New" w:eastAsia="宋体" w:hAnsi="Courier New" w:cs="Courier New" w:hint="eastAsia"/>
          <w:sz w:val="18"/>
          <w:szCs w:val="18"/>
        </w:rPr>
        <w:t>", solution.frequentWord(s, excludeWords))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64" w:name="_Toc10453008"/>
      <w:bookmarkStart w:id="1065" w:name="_Toc17299682"/>
      <w:bookmarkStart w:id="1066" w:name="_Toc17300756"/>
      <w:bookmarkStart w:id="1067" w:name="_Toc1730106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259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判断三角形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64"/>
      <w:bookmarkEnd w:id="1065"/>
      <w:bookmarkEnd w:id="1066"/>
      <w:bookmarkEnd w:id="1067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为输入原始数组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字符串，意为能否形成三角形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judgingTriangle(self, arr):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len(arr)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 &gt; 44: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</w:t>
      </w:r>
      <w:r w:rsidR="00A37EFC">
        <w:rPr>
          <w:rFonts w:ascii="Courier New" w:eastAsia="宋体" w:hAnsi="Courier New" w:cs="Courier New"/>
          <w:sz w:val="18"/>
          <w:szCs w:val="18"/>
        </w:rPr>
        <w:t>eturn "</w:t>
      </w:r>
      <w:r w:rsidR="00A37EFC">
        <w:rPr>
          <w:rFonts w:ascii="Courier New" w:eastAsia="宋体" w:hAnsi="Courier New" w:cs="Courier New" w:hint="eastAsia"/>
          <w:sz w:val="18"/>
          <w:szCs w:val="18"/>
        </w:rPr>
        <w:t>YES</w:t>
      </w:r>
      <w:r>
        <w:rPr>
          <w:rFonts w:ascii="Courier New" w:eastAsia="宋体" w:hAnsi="Courier New" w:cs="Courier New"/>
          <w:sz w:val="18"/>
          <w:szCs w:val="18"/>
        </w:rPr>
        <w:t>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arr.sort();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 - 2):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for j in range(i + 1, n - 1):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k in range(j + 1,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arr[i] + arr[j] &gt; arr[k]: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return "</w:t>
      </w:r>
      <w:r w:rsidR="00A37EFC">
        <w:rPr>
          <w:rFonts w:ascii="Courier New" w:eastAsia="宋体" w:hAnsi="Courier New" w:cs="Courier New" w:hint="eastAsia"/>
          <w:sz w:val="18"/>
          <w:szCs w:val="18"/>
        </w:rPr>
        <w:t>YES</w:t>
      </w:r>
      <w:r>
        <w:rPr>
          <w:rFonts w:ascii="Courier New" w:eastAsia="宋体" w:hAnsi="Courier New" w:cs="Courier New"/>
          <w:sz w:val="18"/>
          <w:szCs w:val="18"/>
        </w:rPr>
        <w:t>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A37EFC">
        <w:rPr>
          <w:rFonts w:ascii="Courier New" w:eastAsia="宋体" w:hAnsi="Courier New" w:cs="Courier New"/>
          <w:sz w:val="18"/>
          <w:szCs w:val="18"/>
        </w:rPr>
        <w:t>return "</w:t>
      </w:r>
      <w:r w:rsidR="00A37EFC">
        <w:rPr>
          <w:rFonts w:ascii="Courier New" w:eastAsia="宋体" w:hAnsi="Courier New" w:cs="Courier New" w:hint="eastAsia"/>
          <w:sz w:val="18"/>
          <w:szCs w:val="18"/>
        </w:rPr>
        <w:t>NO</w:t>
      </w:r>
      <w:r>
        <w:rPr>
          <w:rFonts w:ascii="Courier New" w:eastAsia="宋体" w:hAnsi="Courier New" w:cs="Courier New"/>
          <w:sz w:val="18"/>
          <w:szCs w:val="18"/>
        </w:rPr>
        <w:t>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 = [1,2,5,9,10]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输入数组为：</w:t>
      </w:r>
      <w:r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能否组成三角形</w:t>
      </w:r>
      <w:r>
        <w:rPr>
          <w:rFonts w:ascii="Courier New" w:eastAsia="宋体" w:hAnsi="Courier New" w:cs="Courier New" w:hint="eastAsia"/>
          <w:sz w:val="18"/>
          <w:szCs w:val="18"/>
        </w:rPr>
        <w:t>:", solution.judgingTriangle(a))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68" w:name="_Toc10453009"/>
      <w:bookmarkStart w:id="1069" w:name="_Toc17299683"/>
      <w:bookmarkStart w:id="1070" w:name="_Toc17300757"/>
      <w:bookmarkStart w:id="1071" w:name="_Toc1730106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260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最大矩阵边界和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68"/>
      <w:bookmarkEnd w:id="1069"/>
      <w:bookmarkEnd w:id="1070"/>
      <w:bookmarkEnd w:id="1071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arr</w:t>
      </w:r>
      <w:r>
        <w:rPr>
          <w:rFonts w:ascii="Courier New" w:eastAsia="宋体" w:hAnsi="Courier New" w:cs="Courier New" w:hint="eastAsia"/>
          <w:sz w:val="18"/>
          <w:szCs w:val="18"/>
        </w:rPr>
        <w:t>为输入矩阵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整数，代表最大边界数值的和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solve(self, arr):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len(arr)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 = len(arr[0])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preCol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preRow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r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tem = 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c in range(m):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 += arr[r][c]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tem.append(res)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preRow.append(tem)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c in range(m):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tem = 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r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 += arr[r][c]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tem.append(res)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preCol.append(tem)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arr[0][0]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r1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r2 in range(r1,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for c1 in range(m):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for c2 in range(c1, 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if r1 == r2 and c1 == c2: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    res = arr[r1][c1]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        elif r1 == r2: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    res = preRow[r1][c2 + 1] - preRow[r1][c1]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elif c1 == c2: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    res = preCol[c1][r2 + 1] - preCol[c1][r1]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else:</w:t>
      </w:r>
    </w:p>
    <w:p w:rsidR="002C1D9D" w:rsidRDefault="004805A6" w:rsidP="008F25D0">
      <w:pPr>
        <w:jc w:val="left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    res = preCol[c1][r2 + 1] - preCol[c1][r1] + preCol[c2][r2 + 1] - preCol[c2][r1] + \</w:t>
      </w:r>
    </w:p>
    <w:p w:rsidR="002C1D9D" w:rsidRDefault="004805A6" w:rsidP="008F25D0">
      <w:pPr>
        <w:jc w:val="left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          preRow[r1][c2 + 1] - preRow[r1][c1] + preRow[r2][c2 + 1] - preRow[r2][c1] - arr[r1][</w:t>
      </w:r>
    </w:p>
    <w:p w:rsidR="002C1D9D" w:rsidRDefault="004805A6" w:rsidP="008F25D0">
      <w:pPr>
        <w:jc w:val="left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              c1] - arr[r1][c2] - arr[r2][c1] - arr[r2][c2]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ans = max(ans, res)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arr=[[-1,-3,2],[2,3,4],[-3,7,2]]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矩阵为：</w:t>
      </w:r>
      <w:r>
        <w:rPr>
          <w:rFonts w:ascii="Courier New" w:eastAsia="宋体" w:hAnsi="Courier New" w:cs="Courier New" w:hint="eastAsia"/>
          <w:sz w:val="18"/>
          <w:szCs w:val="18"/>
        </w:rPr>
        <w:t>", arr)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最大能得到边界和为</w:t>
      </w:r>
      <w:r w:rsidR="00244242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solution.solve(arr))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72" w:name="_Toc10453010"/>
      <w:bookmarkStart w:id="1073" w:name="_Toc17299684"/>
      <w:bookmarkStart w:id="1074" w:name="_Toc17300758"/>
      <w:bookmarkStart w:id="1075" w:name="_Toc17301066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261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卡牌游戏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72"/>
      <w:bookmarkEnd w:id="1073"/>
      <w:bookmarkEnd w:id="1074"/>
      <w:bookmarkEnd w:id="1075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C</w:t>
      </w:r>
      <w:r>
        <w:rPr>
          <w:rFonts w:ascii="Courier New" w:eastAsia="宋体" w:hAnsi="Courier New" w:cs="Courier New" w:hint="eastAsia"/>
          <w:sz w:val="18"/>
          <w:szCs w:val="18"/>
        </w:rPr>
        <w:t>ost</w:t>
      </w:r>
      <w:r>
        <w:rPr>
          <w:rFonts w:ascii="Courier New" w:eastAsia="宋体" w:hAnsi="Courier New" w:cs="Courier New" w:hint="eastAsia"/>
          <w:sz w:val="18"/>
          <w:szCs w:val="18"/>
        </w:rPr>
        <w:t>和</w:t>
      </w:r>
      <w:r>
        <w:rPr>
          <w:rFonts w:ascii="Courier New" w:eastAsia="宋体" w:hAnsi="Courier New" w:cs="Courier New" w:hint="eastAsia"/>
          <w:sz w:val="18"/>
          <w:szCs w:val="18"/>
        </w:rPr>
        <w:t>Damage</w:t>
      </w:r>
      <w:r>
        <w:rPr>
          <w:rFonts w:ascii="Courier New" w:eastAsia="宋体" w:hAnsi="Courier New" w:cs="Courier New" w:hint="eastAsia"/>
          <w:sz w:val="18"/>
          <w:szCs w:val="18"/>
        </w:rPr>
        <w:t>为卡牌属性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total</w:t>
      </w:r>
      <w:r>
        <w:rPr>
          <w:rFonts w:ascii="Courier New" w:eastAsia="宋体" w:hAnsi="Courier New" w:cs="Courier New"/>
          <w:sz w:val="18"/>
          <w:szCs w:val="18"/>
        </w:rPr>
        <w:t>C</w:t>
      </w:r>
      <w:r>
        <w:rPr>
          <w:rFonts w:ascii="Courier New" w:eastAsia="宋体" w:hAnsi="Courier New" w:cs="Courier New" w:hint="eastAsia"/>
          <w:sz w:val="18"/>
          <w:szCs w:val="18"/>
        </w:rPr>
        <w:t>ost</w:t>
      </w:r>
      <w:r>
        <w:rPr>
          <w:rFonts w:ascii="Courier New" w:eastAsia="宋体" w:hAnsi="Courier New" w:cs="Courier New" w:hint="eastAsia"/>
          <w:sz w:val="18"/>
          <w:szCs w:val="18"/>
        </w:rPr>
        <w:t>和</w:t>
      </w:r>
      <w:r>
        <w:rPr>
          <w:rFonts w:ascii="Courier New" w:eastAsia="宋体" w:hAnsi="Courier New" w:cs="Courier New" w:hint="eastAsia"/>
          <w:sz w:val="18"/>
          <w:szCs w:val="18"/>
        </w:rPr>
        <w:t>total</w:t>
      </w:r>
      <w:r>
        <w:rPr>
          <w:rFonts w:ascii="Courier New" w:eastAsia="宋体" w:hAnsi="Courier New" w:cs="Courier New"/>
          <w:sz w:val="18"/>
          <w:szCs w:val="18"/>
        </w:rPr>
        <w:t>D</w:t>
      </w:r>
      <w:r>
        <w:rPr>
          <w:rFonts w:ascii="Courier New" w:eastAsia="宋体" w:hAnsi="Courier New" w:cs="Courier New" w:hint="eastAsia"/>
          <w:sz w:val="18"/>
          <w:szCs w:val="18"/>
        </w:rPr>
        <w:t>amage</w:t>
      </w:r>
      <w:r>
        <w:rPr>
          <w:rFonts w:ascii="Courier New" w:eastAsia="宋体" w:hAnsi="Courier New" w:cs="Courier New" w:hint="eastAsia"/>
          <w:sz w:val="18"/>
          <w:szCs w:val="18"/>
        </w:rPr>
        <w:t>为手上的费用和需要造成的伤害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布尔值，代表能否达成伤害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cardGame(self, cost, damage, totalMoney, totalDamage):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num = len(cost)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dp = [0] * (totalMoney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range(0, num):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range(totalMoney, cost[i] - 1, -1):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dp[j] = max(dp[j], dp[j - cost[i]] + damage[i])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dp[j] &gt;= totalDamage: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cost = [3,4,5,1,2]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damage = [3,5,5,2,4]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totalMoney = 7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totalDamage = 11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卡牌的</w:t>
      </w:r>
      <w:r>
        <w:rPr>
          <w:rFonts w:ascii="Courier New" w:eastAsia="宋体" w:hAnsi="Courier New" w:cs="Courier New" w:hint="eastAsia"/>
          <w:sz w:val="18"/>
          <w:szCs w:val="18"/>
        </w:rPr>
        <w:t>cost</w:t>
      </w:r>
      <w:r>
        <w:rPr>
          <w:rFonts w:ascii="Courier New" w:eastAsia="宋体" w:hAnsi="Courier New" w:cs="Courier New" w:hint="eastAsia"/>
          <w:sz w:val="18"/>
          <w:szCs w:val="18"/>
        </w:rPr>
        <w:t>和</w:t>
      </w:r>
      <w:r>
        <w:rPr>
          <w:rFonts w:ascii="Courier New" w:eastAsia="宋体" w:hAnsi="Courier New" w:cs="Courier New" w:hint="eastAsia"/>
          <w:sz w:val="18"/>
          <w:szCs w:val="18"/>
        </w:rPr>
        <w:t>damage</w:t>
      </w:r>
      <w:r>
        <w:rPr>
          <w:rFonts w:ascii="Courier New" w:eastAsia="宋体" w:hAnsi="Courier New" w:cs="Courier New" w:hint="eastAsia"/>
          <w:sz w:val="18"/>
          <w:szCs w:val="18"/>
        </w:rPr>
        <w:t>数组分别为：</w:t>
      </w:r>
      <w:r>
        <w:rPr>
          <w:rFonts w:ascii="Courier New" w:eastAsia="宋体" w:hAnsi="Courier New" w:cs="Courier New" w:hint="eastAsia"/>
          <w:sz w:val="18"/>
          <w:szCs w:val="18"/>
        </w:rPr>
        <w:t>", cost, damage)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总共拥有金钱：</w:t>
      </w:r>
      <w:r>
        <w:rPr>
          <w:rFonts w:ascii="Courier New" w:eastAsia="宋体" w:hAnsi="Courier New" w:cs="Courier New" w:hint="eastAsia"/>
          <w:sz w:val="18"/>
          <w:szCs w:val="18"/>
        </w:rPr>
        <w:t>", totalMoney)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需要造成伤害：</w:t>
      </w:r>
      <w:r>
        <w:rPr>
          <w:rFonts w:ascii="Courier New" w:eastAsia="宋体" w:hAnsi="Courier New" w:cs="Courier New" w:hint="eastAsia"/>
          <w:sz w:val="18"/>
          <w:szCs w:val="18"/>
        </w:rPr>
        <w:t>", totalDamage)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能否</w:t>
      </w:r>
      <w:r w:rsidR="00244242">
        <w:rPr>
          <w:rFonts w:ascii="Courier New" w:eastAsia="宋体" w:hAnsi="Courier New" w:cs="Courier New" w:hint="eastAsia"/>
          <w:sz w:val="18"/>
          <w:szCs w:val="18"/>
        </w:rPr>
        <w:t>达成：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", solution.cardGame(cost, damage, totalMoney, totalDamage))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76" w:name="_Toc10453011"/>
      <w:bookmarkStart w:id="1077" w:name="_Toc17299685"/>
      <w:bookmarkStart w:id="1078" w:name="_Toc17300759"/>
      <w:bookmarkStart w:id="1079" w:name="_Toc17301067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262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停车问题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76"/>
      <w:bookmarkEnd w:id="1077"/>
      <w:bookmarkEnd w:id="1078"/>
      <w:bookmarkEnd w:id="1079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是进出表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整数，代表最多同时有几辆车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getMax(self, a):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[0] * 23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a: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range(i[0], i[1]):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ans[j]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max = ans[0]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ans: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 &gt; max: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max = i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max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 = [[1,2],[2,3],[3,4],[4,5]]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车辆进出表为：</w:t>
      </w:r>
      <w:r>
        <w:rPr>
          <w:rFonts w:ascii="Courier New" w:eastAsia="宋体" w:hAnsi="Courier New" w:cs="Courier New" w:hint="eastAsia"/>
          <w:sz w:val="18"/>
          <w:szCs w:val="18"/>
        </w:rPr>
        <w:t>", 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最多同时有车</w:t>
      </w:r>
      <w:r>
        <w:rPr>
          <w:rFonts w:ascii="Courier New" w:eastAsia="宋体" w:hAnsi="Courier New" w:cs="Courier New" w:hint="eastAsia"/>
          <w:sz w:val="18"/>
          <w:szCs w:val="18"/>
        </w:rPr>
        <w:t>:", solution.getMax(a</w:t>
      </w:r>
      <w:r>
        <w:rPr>
          <w:rFonts w:ascii="Courier New" w:eastAsia="宋体" w:hAnsi="Courier New" w:cs="Courier New"/>
          <w:sz w:val="18"/>
          <w:szCs w:val="18"/>
        </w:rPr>
        <w:t>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80" w:name="_Toc10453012"/>
      <w:bookmarkStart w:id="1081" w:name="_Toc17299686"/>
      <w:bookmarkStart w:id="1082" w:name="_Toc17300760"/>
      <w:bookmarkStart w:id="1083" w:name="_Toc1730106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263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爬楼梯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80"/>
      <w:bookmarkEnd w:id="1081"/>
      <w:bookmarkEnd w:id="1082"/>
      <w:bookmarkEnd w:id="1083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与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分别是匹配数组和价值数组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整数，代表选择区间的最大价值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getAnswer(self, n, num):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[0] * (len(num)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ans[0]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range(1 + i, min(len(num) + 1, i + num[i] + 1)):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ans[j] = (ans[j] + ans[i]) % (10**9 + 7)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ans[len(num)]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 = 4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num = [1,1,1,1]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台阶数和每层台阶能往上登的阶数为：</w:t>
      </w:r>
      <w:r>
        <w:rPr>
          <w:rFonts w:ascii="Courier New" w:eastAsia="宋体" w:hAnsi="Courier New" w:cs="Courier New" w:hint="eastAsia"/>
          <w:sz w:val="18"/>
          <w:szCs w:val="18"/>
        </w:rPr>
        <w:t>", n, num)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走到顶一共有</w:t>
      </w:r>
      <w:ins w:id="1084" w:author="Windows 用户" w:date="2019-06-18T23:52:00Z">
        <w:r w:rsidR="00145FE0">
          <w:rPr>
            <w:rFonts w:ascii="Courier New" w:eastAsia="宋体" w:hAnsi="Courier New" w:cs="Courier New" w:hint="eastAsia"/>
            <w:sz w:val="18"/>
            <w:szCs w:val="18"/>
          </w:rPr>
          <w:t>几种</w:t>
        </w:r>
      </w:ins>
      <w:r>
        <w:rPr>
          <w:rFonts w:ascii="Courier New" w:eastAsia="宋体" w:hAnsi="Courier New" w:cs="Courier New" w:hint="eastAsia"/>
          <w:sz w:val="18"/>
          <w:szCs w:val="18"/>
        </w:rPr>
        <w:t>走法</w:t>
      </w:r>
      <w:r w:rsidR="00413875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solution.getAnswer(n, num))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85" w:name="_Toc10453013"/>
      <w:bookmarkStart w:id="1086" w:name="_Toc17299687"/>
      <w:bookmarkStart w:id="1087" w:name="_Toc17300761"/>
      <w:bookmarkStart w:id="1088" w:name="_Toc17301069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264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最小字符串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85"/>
      <w:bookmarkEnd w:id="1086"/>
      <w:bookmarkEnd w:id="1087"/>
      <w:bookmarkEnd w:id="1088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s</w:t>
      </w:r>
      <w:r>
        <w:rPr>
          <w:rFonts w:ascii="Courier New" w:eastAsia="宋体" w:hAnsi="Courier New" w:cs="Courier New" w:hint="eastAsia"/>
          <w:sz w:val="18"/>
          <w:szCs w:val="18"/>
        </w:rPr>
        <w:t>是原始字符串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是最大删除数目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字符串，代表删完的最小字典序字符串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findMinC(self, s,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len(s) &lt;=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k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ord(s[i]) &lt; ord(s[i - 1]):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= i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MinimumString(self, s,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""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k &gt;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temp = self.findMinC(s, k)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temp == -1: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 = ''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break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ans = ans + s[temp]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 = s[temp + 1:]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k -= temp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+= 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 = "cba"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 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原始字符串为：</w:t>
      </w:r>
      <w:r>
        <w:rPr>
          <w:rFonts w:ascii="Courier New" w:eastAsia="宋体" w:hAnsi="Courier New" w:cs="Courier New" w:hint="eastAsia"/>
          <w:sz w:val="18"/>
          <w:szCs w:val="18"/>
        </w:rPr>
        <w:t>", 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可以删除到最小字典序</w:t>
      </w:r>
      <w:r>
        <w:rPr>
          <w:rFonts w:ascii="Courier New" w:eastAsia="宋体" w:hAnsi="Courier New" w:cs="Courier New" w:hint="eastAsia"/>
          <w:sz w:val="18"/>
          <w:szCs w:val="18"/>
        </w:rPr>
        <w:t>:", solution.MinimumString(s, k))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89" w:name="_Toc10453014"/>
      <w:bookmarkStart w:id="1090" w:name="_Toc17299688"/>
      <w:bookmarkStart w:id="1091" w:name="_Toc17300762"/>
      <w:bookmarkStart w:id="1092" w:name="_Toc17301070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265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目的地的最短路径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89"/>
      <w:bookmarkEnd w:id="1090"/>
      <w:bookmarkEnd w:id="1091"/>
      <w:bookmarkEnd w:id="1092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target</w:t>
      </w:r>
      <w:r>
        <w:rPr>
          <w:rFonts w:ascii="Courier New" w:eastAsia="宋体" w:hAnsi="Courier New" w:cs="Courier New"/>
          <w:sz w:val="18"/>
          <w:szCs w:val="18"/>
        </w:rPr>
        <w:t>Map</w:t>
      </w:r>
      <w:r>
        <w:rPr>
          <w:rFonts w:ascii="Courier New" w:eastAsia="宋体" w:hAnsi="Courier New" w:cs="Courier New" w:hint="eastAsia"/>
          <w:sz w:val="18"/>
          <w:szCs w:val="18"/>
        </w:rPr>
        <w:t>是地图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整数，是最短步数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ans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cal(self, targetMap, x, y, z):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targetMap[x][y] ==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z &lt; self.ans[x][y] or self.ans[x][y] == -1: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self.ans[x][y] = z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x !=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self.cal(targetMap, x - 1, y, z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x != len(targetMap) - 1: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self.cal(targetMap, x + 1, y, z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y !=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self.cal(targetMap, x, y - 1, z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y != len(targetMap[0]) - 1: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self.cal(targetMap, x, y + 1, z + 1)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shortestPath(self, targetMap):</w:t>
      </w:r>
    </w:p>
    <w:p w:rsidR="002C1D9D" w:rsidRDefault="004805A6" w:rsidP="003F2DBF">
      <w:pPr>
        <w:jc w:val="left"/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self.ans = [[-1 for i in range(len(targetMap[0]))] for j in range(len(targetMap))]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self.cal(targetMap, 0, 0, 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print(self.ans)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range(len(targetMap)):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for j in range(len(targetMap[0])):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targetMap[i][j] == 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return self.ans[i][j]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targetMap = [[0, 0, 0],[0, 0, 1],[0, 0, 2]]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地图为：</w:t>
      </w:r>
      <w:r>
        <w:rPr>
          <w:rFonts w:ascii="Courier New" w:eastAsia="宋体" w:hAnsi="Courier New" w:cs="Courier New" w:hint="eastAsia"/>
          <w:sz w:val="18"/>
          <w:szCs w:val="18"/>
        </w:rPr>
        <w:t>", targetMap)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最少需要走</w:t>
      </w:r>
      <w:r>
        <w:rPr>
          <w:rFonts w:ascii="Courier New" w:eastAsia="宋体" w:hAnsi="Courier New" w:cs="Courier New" w:hint="eastAsia"/>
          <w:sz w:val="18"/>
          <w:szCs w:val="18"/>
        </w:rPr>
        <w:t>:", solution.shortestPath(targetMap))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93" w:name="_Toc10453015"/>
      <w:bookmarkStart w:id="1094" w:name="_Toc17299689"/>
      <w:bookmarkStart w:id="1095" w:name="_Toc17300763"/>
      <w:bookmarkStart w:id="1096" w:name="_Toc17301071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266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毒药测试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093"/>
      <w:bookmarkEnd w:id="1094"/>
      <w:bookmarkEnd w:id="1095"/>
      <w:bookmarkEnd w:id="1096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是总水瓶数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整数，代表需要多少小白鼠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getAns(self,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n !=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n //=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ans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 = 4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总共有：</w:t>
      </w:r>
      <w:r>
        <w:rPr>
          <w:rFonts w:ascii="Courier New" w:eastAsia="宋体" w:hAnsi="Courier New" w:cs="Courier New" w:hint="eastAsia"/>
          <w:sz w:val="18"/>
          <w:szCs w:val="18"/>
        </w:rPr>
        <w:t>",n,"</w:t>
      </w:r>
      <w:r>
        <w:rPr>
          <w:rFonts w:ascii="Courier New" w:eastAsia="宋体" w:hAnsi="Courier New" w:cs="Courier New" w:hint="eastAsia"/>
          <w:sz w:val="18"/>
          <w:szCs w:val="18"/>
        </w:rPr>
        <w:t>瓶水</w:t>
      </w:r>
      <w:r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至少需要</w:t>
      </w:r>
      <w:r>
        <w:rPr>
          <w:rFonts w:ascii="Courier New" w:eastAsia="宋体" w:hAnsi="Courier New" w:cs="Courier New" w:hint="eastAsia"/>
          <w:sz w:val="18"/>
          <w:szCs w:val="18"/>
        </w:rPr>
        <w:t>:", solution.getAns(n),"</w:t>
      </w:r>
      <w:r>
        <w:rPr>
          <w:rFonts w:ascii="Courier New" w:eastAsia="宋体" w:hAnsi="Courier New" w:cs="Courier New" w:hint="eastAsia"/>
          <w:sz w:val="18"/>
          <w:szCs w:val="18"/>
        </w:rPr>
        <w:t>只小白鼠</w:t>
      </w:r>
      <w:r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2C1D9D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097" w:name="_Toc10453016"/>
      <w:bookmarkStart w:id="1098" w:name="_Toc17299690"/>
      <w:bookmarkStart w:id="1099" w:name="_Toc17300764"/>
      <w:bookmarkStart w:id="1100" w:name="_Toc17301072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267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社交网络</w:t>
      </w:r>
      <w:bookmarkEnd w:id="1097"/>
      <w:bookmarkEnd w:id="1098"/>
      <w:bookmarkEnd w:id="1099"/>
      <w:r w:rsidR="00CA3CE4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CA3CE4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CA3CE4" w:rsidRPr="00CA3CE4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00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n</w:t>
      </w:r>
      <w:r>
        <w:rPr>
          <w:rFonts w:ascii="Courier New" w:eastAsia="宋体" w:hAnsi="Courier New" w:cs="Courier New" w:hint="eastAsia"/>
          <w:sz w:val="18"/>
          <w:szCs w:val="18"/>
        </w:rPr>
        <w:t>是网络人数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a</w:t>
      </w:r>
      <w:r>
        <w:rPr>
          <w:rFonts w:ascii="Courier New" w:eastAsia="宋体" w:hAnsi="Courier New" w:cs="Courier New" w:hint="eastAsia"/>
          <w:sz w:val="18"/>
          <w:szCs w:val="18"/>
        </w:rPr>
        <w:t>与</w:t>
      </w:r>
      <w:r>
        <w:rPr>
          <w:rFonts w:ascii="Courier New" w:eastAsia="宋体" w:hAnsi="Courier New" w:cs="Courier New" w:hint="eastAsia"/>
          <w:sz w:val="18"/>
          <w:szCs w:val="18"/>
        </w:rPr>
        <w:t>b</w:t>
      </w:r>
      <w:r>
        <w:rPr>
          <w:rFonts w:ascii="Courier New" w:eastAsia="宋体" w:hAnsi="Courier New" w:cs="Courier New" w:hint="eastAsia"/>
          <w:sz w:val="18"/>
          <w:szCs w:val="18"/>
        </w:rPr>
        <w:t>是关系两方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字符串，根据所有人能否联系返回“</w:t>
      </w:r>
      <w:r w:rsidR="00C81D41">
        <w:rPr>
          <w:rFonts w:ascii="Courier New" w:eastAsia="宋体" w:hAnsi="Courier New" w:cs="Courier New" w:hint="eastAsia"/>
          <w:sz w:val="18"/>
          <w:szCs w:val="18"/>
        </w:rPr>
        <w:t>Y</w:t>
      </w:r>
      <w:r w:rsidR="00C81D41">
        <w:rPr>
          <w:rFonts w:ascii="Courier New" w:eastAsia="宋体" w:hAnsi="Courier New" w:cs="Courier New"/>
          <w:sz w:val="18"/>
          <w:szCs w:val="18"/>
        </w:rPr>
        <w:t>ES</w:t>
      </w:r>
      <w:r>
        <w:rPr>
          <w:rFonts w:ascii="Courier New" w:eastAsia="宋体" w:hAnsi="Courier New" w:cs="Courier New" w:hint="eastAsia"/>
          <w:sz w:val="18"/>
          <w:szCs w:val="18"/>
        </w:rPr>
        <w:t>”或“</w:t>
      </w:r>
      <w:r w:rsidR="00C81D41">
        <w:rPr>
          <w:rFonts w:ascii="Courier New" w:eastAsia="宋体" w:hAnsi="Courier New" w:cs="Courier New" w:hint="eastAsia"/>
          <w:sz w:val="18"/>
          <w:szCs w:val="18"/>
        </w:rPr>
        <w:t>N</w:t>
      </w:r>
      <w:r w:rsidR="00C81D41">
        <w:rPr>
          <w:rFonts w:ascii="Courier New" w:eastAsia="宋体" w:hAnsi="Courier New" w:cs="Courier New"/>
          <w:sz w:val="18"/>
          <w:szCs w:val="18"/>
        </w:rPr>
        <w:t>O</w:t>
      </w:r>
      <w:r>
        <w:rPr>
          <w:rFonts w:ascii="Courier New" w:eastAsia="宋体" w:hAnsi="Courier New" w:cs="Courier New" w:hint="eastAsia"/>
          <w:sz w:val="18"/>
          <w:szCs w:val="18"/>
        </w:rPr>
        <w:t>”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father = [0] * 5000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ask(self, x):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Solution.father[x] == x: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x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Solution.father[x] = Solution.ask(self, Solution.father[x])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Solution.father[x]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socialNetwork(self, n, a, b):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range(0,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Solution.father[i] = i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 = len(b)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range(m):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x = Solution.ask(self, a[i])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y = Solution.ask(self, b[i])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Solution.father[x] = y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range(0, n):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Solution.ask(self, i) != Solution.ask(self,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return "</w:t>
      </w:r>
      <w:r w:rsidR="00C81D41">
        <w:rPr>
          <w:rFonts w:ascii="Courier New" w:eastAsia="宋体" w:hAnsi="Courier New" w:cs="Courier New"/>
          <w:sz w:val="18"/>
          <w:szCs w:val="18"/>
        </w:rPr>
        <w:t>NO</w:t>
      </w:r>
      <w:r>
        <w:rPr>
          <w:rFonts w:ascii="Courier New" w:eastAsia="宋体" w:hAnsi="Courier New" w:cs="Courier New"/>
          <w:sz w:val="18"/>
          <w:szCs w:val="18"/>
        </w:rPr>
        <w:t>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</w:t>
      </w:r>
      <w:r w:rsidR="00C81D41">
        <w:rPr>
          <w:rFonts w:ascii="Courier New" w:eastAsia="宋体" w:hAnsi="Courier New" w:cs="Courier New"/>
          <w:sz w:val="18"/>
          <w:szCs w:val="18"/>
        </w:rPr>
        <w:t>return "YES</w:t>
      </w:r>
      <w:r>
        <w:rPr>
          <w:rFonts w:ascii="Courier New" w:eastAsia="宋体" w:hAnsi="Courier New" w:cs="Courier New"/>
          <w:sz w:val="18"/>
          <w:szCs w:val="18"/>
        </w:rPr>
        <w:t>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 = 4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a = [1, 1,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b = [2, 3, 4]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好友关系组为：</w:t>
      </w:r>
      <w:r>
        <w:rPr>
          <w:rFonts w:ascii="Courier New" w:eastAsia="宋体" w:hAnsi="Courier New" w:cs="Courier New" w:hint="eastAsia"/>
          <w:sz w:val="18"/>
          <w:szCs w:val="18"/>
        </w:rPr>
        <w:t>",a,b)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他们能否直接或间接互相联系</w:t>
      </w:r>
      <w:r w:rsidR="00C81D41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solution.socialNetwork(n, a, b))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01" w:name="_Toc10453017"/>
      <w:bookmarkStart w:id="1102" w:name="_Toc17299691"/>
      <w:bookmarkStart w:id="1103" w:name="_Toc17300765"/>
      <w:bookmarkStart w:id="1104" w:name="_Toc17301073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268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前K高的基点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01"/>
      <w:bookmarkEnd w:id="1102"/>
      <w:bookmarkEnd w:id="1103"/>
      <w:bookmarkEnd w:id="1104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 w:hint="eastAsia"/>
          <w:sz w:val="18"/>
          <w:szCs w:val="18"/>
        </w:rPr>
        <w:t>list</w:t>
      </w:r>
      <w:r>
        <w:rPr>
          <w:rFonts w:ascii="Courier New" w:eastAsia="宋体" w:hAnsi="Courier New" w:cs="Courier New" w:hint="eastAsia"/>
          <w:sz w:val="18"/>
          <w:szCs w:val="18"/>
        </w:rPr>
        <w:t>是学生</w:t>
      </w:r>
      <w:r>
        <w:rPr>
          <w:rFonts w:ascii="Courier New" w:eastAsia="宋体" w:hAnsi="Courier New" w:cs="Courier New"/>
          <w:sz w:val="18"/>
          <w:szCs w:val="18"/>
        </w:rPr>
        <w:t>ID</w:t>
      </w:r>
      <w:r>
        <w:rPr>
          <w:rFonts w:ascii="Courier New" w:eastAsia="宋体" w:hAnsi="Courier New" w:cs="Courier New" w:hint="eastAsia"/>
          <w:sz w:val="18"/>
          <w:szCs w:val="18"/>
        </w:rPr>
        <w:t>与成绩的列表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返回值是个</w:t>
      </w:r>
      <w:r>
        <w:rPr>
          <w:rFonts w:ascii="Courier New" w:eastAsia="宋体" w:hAnsi="Courier New" w:cs="Courier New" w:hint="eastAsia"/>
          <w:sz w:val="18"/>
          <w:szCs w:val="18"/>
        </w:rPr>
        <w:t>列表</w:t>
      </w:r>
      <w:r>
        <w:rPr>
          <w:rFonts w:ascii="Courier New" w:eastAsia="宋体" w:hAnsi="Courier New" w:cs="Courier New"/>
          <w:sz w:val="18"/>
          <w:szCs w:val="18"/>
        </w:rPr>
        <w:t>，</w:t>
      </w:r>
      <w:r>
        <w:rPr>
          <w:rFonts w:ascii="Courier New" w:eastAsia="宋体" w:hAnsi="Courier New" w:cs="Courier New" w:hint="eastAsia"/>
          <w:sz w:val="18"/>
          <w:szCs w:val="18"/>
        </w:rPr>
        <w:t>为前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名</w:t>
      </w:r>
      <w:r>
        <w:rPr>
          <w:rFonts w:ascii="Courier New" w:eastAsia="宋体" w:hAnsi="Courier New" w:cs="Courier New"/>
          <w:sz w:val="18"/>
          <w:szCs w:val="18"/>
        </w:rPr>
        <w:t>GPA</w:t>
      </w:r>
      <w:r>
        <w:rPr>
          <w:rFonts w:ascii="Courier New" w:eastAsia="宋体" w:hAnsi="Courier New" w:cs="Courier New" w:hint="eastAsia"/>
          <w:sz w:val="18"/>
          <w:szCs w:val="18"/>
        </w:rPr>
        <w:t>学生的原序列表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from heapq import heappush, heappop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topKgpa(self, list, k):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len(list) == 0 or k &lt; 0: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minheap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ID_set = set([])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result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ID, GPA in list: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ID_set.add(ID)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heappush(minheap, (float(GPA), ID))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len(ID_set) &gt;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_, old_ID = heappop(minheap)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ID_set.remove(old_ID)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ID, GPA in list: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ID in ID_set: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result.append([ID, GPA])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result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List = [["001","4.53"],["002","4.87"],["003","4.99"]]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 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学生按</w:t>
      </w:r>
      <w:r>
        <w:rPr>
          <w:rFonts w:ascii="Courier New" w:eastAsia="宋体" w:hAnsi="Courier New" w:cs="Courier New" w:hint="eastAsia"/>
          <w:sz w:val="18"/>
          <w:szCs w:val="18"/>
        </w:rPr>
        <w:t>ID</w:t>
      </w:r>
      <w:r>
        <w:rPr>
          <w:rFonts w:ascii="Courier New" w:eastAsia="宋体" w:hAnsi="Courier New" w:cs="Courier New" w:hint="eastAsia"/>
          <w:sz w:val="18"/>
          <w:szCs w:val="18"/>
        </w:rPr>
        <w:t>排序为：</w:t>
      </w:r>
      <w:r>
        <w:rPr>
          <w:rFonts w:ascii="Courier New" w:eastAsia="宋体" w:hAnsi="Courier New" w:cs="Courier New" w:hint="eastAsia"/>
          <w:sz w:val="18"/>
          <w:szCs w:val="18"/>
        </w:rPr>
        <w:t>",List,"</w:t>
      </w:r>
      <w:r w:rsidR="00C81D41">
        <w:rPr>
          <w:rFonts w:ascii="Courier New" w:eastAsia="宋体" w:hAnsi="Courier New" w:cs="Courier New" w:hint="eastAsia"/>
          <w:sz w:val="18"/>
          <w:szCs w:val="18"/>
        </w:rPr>
        <w:t>，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为：</w:t>
      </w:r>
      <w:r>
        <w:rPr>
          <w:rFonts w:ascii="Courier New" w:eastAsia="宋体" w:hAnsi="Courier New" w:cs="Courier New" w:hint="eastAsia"/>
          <w:sz w:val="18"/>
          <w:szCs w:val="18"/>
        </w:rPr>
        <w:t>",k)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>
        <w:rPr>
          <w:rFonts w:ascii="Courier New" w:eastAsia="宋体" w:hAnsi="Courier New" w:cs="Courier New" w:hint="eastAsia"/>
          <w:sz w:val="18"/>
          <w:szCs w:val="18"/>
        </w:rPr>
        <w:t>前</w:t>
      </w:r>
      <w:r>
        <w:rPr>
          <w:rFonts w:ascii="Courier New" w:eastAsia="宋体" w:hAnsi="Courier New" w:cs="Courier New" w:hint="eastAsia"/>
          <w:sz w:val="18"/>
          <w:szCs w:val="18"/>
        </w:rPr>
        <w:t>K</w:t>
      </w:r>
      <w:r>
        <w:rPr>
          <w:rFonts w:ascii="Courier New" w:eastAsia="宋体" w:hAnsi="Courier New" w:cs="Courier New" w:hint="eastAsia"/>
          <w:sz w:val="18"/>
          <w:szCs w:val="18"/>
        </w:rPr>
        <w:t>高</w:t>
      </w:r>
      <w:r>
        <w:rPr>
          <w:rFonts w:ascii="Courier New" w:eastAsia="宋体" w:hAnsi="Courier New" w:cs="Courier New" w:hint="eastAsia"/>
          <w:sz w:val="18"/>
          <w:szCs w:val="18"/>
        </w:rPr>
        <w:t>GPA</w:t>
      </w:r>
      <w:r>
        <w:rPr>
          <w:rFonts w:ascii="Courier New" w:eastAsia="宋体" w:hAnsi="Courier New" w:cs="Courier New" w:hint="eastAsia"/>
          <w:sz w:val="18"/>
          <w:szCs w:val="18"/>
        </w:rPr>
        <w:t>的学生为</w:t>
      </w:r>
      <w:r w:rsidR="00C81D41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solution.topKgpa(List, k))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05" w:name="_Toc10453018"/>
      <w:bookmarkStart w:id="1106" w:name="_Toc17299692"/>
      <w:bookmarkStart w:id="1107" w:name="_Toc17300766"/>
      <w:bookmarkStart w:id="1108" w:name="_Toc17301074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269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寻找最长01子串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05"/>
      <w:bookmarkEnd w:id="1106"/>
      <w:bookmarkEnd w:id="1107"/>
      <w:bookmarkEnd w:id="1108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9130C4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参数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str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是原始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01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串</w:t>
      </w:r>
    </w:p>
    <w:p w:rsidR="002C1D9D" w:rsidRDefault="009130C4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4805A6">
        <w:rPr>
          <w:rFonts w:ascii="Courier New" w:eastAsia="宋体" w:hAnsi="Courier New" w:cs="Courier New"/>
          <w:sz w:val="18"/>
          <w:szCs w:val="18"/>
        </w:rPr>
        <w:t>返回值为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整数，为最大长度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askingForTheLongest01Substring(self, str):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str += str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cnt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len(str)):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if str[i] != str[i - 1]: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cnt +=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cnt 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ans &lt; cnt and 2 * cnt &lt;= len(str):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 = cnt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str = "1001"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二进制串是</w:t>
      </w:r>
      <w:r>
        <w:rPr>
          <w:rFonts w:ascii="Courier New" w:eastAsia="宋体" w:hAnsi="Courier New" w:cs="Courier New" w:hint="eastAsia"/>
          <w:sz w:val="18"/>
          <w:szCs w:val="18"/>
        </w:rPr>
        <w:t>",str)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最长</w:t>
      </w:r>
      <w:r>
        <w:rPr>
          <w:rFonts w:ascii="Courier New" w:eastAsia="宋体" w:hAnsi="Courier New" w:cs="Courier New" w:hint="eastAsia"/>
          <w:sz w:val="18"/>
          <w:szCs w:val="18"/>
        </w:rPr>
        <w:t>01</w:t>
      </w:r>
      <w:r>
        <w:rPr>
          <w:rFonts w:ascii="Courier New" w:eastAsia="宋体" w:hAnsi="Courier New" w:cs="Courier New" w:hint="eastAsia"/>
          <w:sz w:val="18"/>
          <w:szCs w:val="18"/>
        </w:rPr>
        <w:t>子串有</w:t>
      </w:r>
      <w:r>
        <w:rPr>
          <w:rFonts w:ascii="Courier New" w:eastAsia="宋体" w:hAnsi="Courier New" w:cs="Courier New" w:hint="eastAsia"/>
          <w:sz w:val="18"/>
          <w:szCs w:val="18"/>
        </w:rPr>
        <w:t xml:space="preserve">:", solution.askingForTheLongest01Substring(str)) 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09" w:name="_Toc10453019"/>
      <w:bookmarkStart w:id="1110" w:name="_Toc17299693"/>
      <w:bookmarkStart w:id="1111" w:name="_Toc17300767"/>
      <w:bookmarkStart w:id="1112" w:name="_Toc17301075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270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合法字符串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09"/>
      <w:bookmarkEnd w:id="1110"/>
      <w:bookmarkEnd w:id="1111"/>
      <w:bookmarkEnd w:id="1112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3321D9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参数</w:t>
      </w:r>
      <w:r w:rsidR="004805A6">
        <w:rPr>
          <w:rFonts w:ascii="Courier New" w:eastAsia="宋体" w:hAnsi="Courier New" w:cs="Courier New"/>
          <w:sz w:val="18"/>
          <w:szCs w:val="18"/>
        </w:rPr>
        <w:t>S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是原始字符串</w:t>
      </w:r>
    </w:p>
    <w:p w:rsidR="002C1D9D" w:rsidRDefault="003321D9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参数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k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表示相同字符至少间隔多少字符</w:t>
      </w:r>
    </w:p>
    <w:p w:rsidR="002C1D9D" w:rsidRDefault="003321D9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4805A6">
        <w:rPr>
          <w:rFonts w:ascii="Courier New" w:eastAsia="宋体" w:hAnsi="Courier New" w:cs="Courier New"/>
          <w:sz w:val="18"/>
          <w:szCs w:val="18"/>
        </w:rPr>
        <w:t>返回值为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列表，为每个位置插入的个数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getAns(self, k, 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 = len(S)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pre = [-1] * 26 # </w:t>
      </w:r>
      <w:r w:rsidR="003C4282">
        <w:rPr>
          <w:rFonts w:ascii="Courier New" w:eastAsia="宋体" w:hAnsi="Courier New" w:cs="Courier New" w:hint="eastAsia"/>
          <w:sz w:val="18"/>
          <w:szCs w:val="18"/>
        </w:rPr>
        <w:t>当前位置之前最靠右的相同字母</w:t>
      </w:r>
      <w:r>
        <w:rPr>
          <w:rFonts w:ascii="Courier New" w:eastAsia="宋体" w:hAnsi="Courier New" w:cs="Courier New" w:hint="eastAsia"/>
          <w:sz w:val="18"/>
          <w:szCs w:val="18"/>
        </w:rPr>
        <w:t>位置</w:t>
      </w:r>
      <w:r>
        <w:rPr>
          <w:rFonts w:ascii="Courier New" w:eastAsia="宋体" w:hAnsi="Courier New" w:cs="Courier New" w:hint="eastAsia"/>
          <w:sz w:val="18"/>
          <w:szCs w:val="18"/>
        </w:rPr>
        <w:t>,</w:t>
      </w:r>
      <w:r>
        <w:rPr>
          <w:rFonts w:ascii="Courier New" w:eastAsia="宋体" w:hAnsi="Courier New" w:cs="Courier New" w:hint="eastAsia"/>
          <w:sz w:val="18"/>
          <w:szCs w:val="18"/>
        </w:rPr>
        <w:t>只有大写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sm = [0] * (n + 1) #</w:t>
      </w:r>
      <w:r>
        <w:rPr>
          <w:rFonts w:ascii="Courier New" w:eastAsia="宋体" w:hAnsi="Courier New" w:cs="Courier New" w:hint="eastAsia"/>
          <w:sz w:val="18"/>
          <w:szCs w:val="18"/>
        </w:rPr>
        <w:t>当前位置之前的</w:t>
      </w:r>
      <w:r>
        <w:rPr>
          <w:rFonts w:ascii="Courier New" w:eastAsia="宋体" w:hAnsi="Courier New" w:cs="Courier New" w:hint="eastAsia"/>
          <w:sz w:val="18"/>
          <w:szCs w:val="18"/>
        </w:rPr>
        <w:t>"_"</w:t>
      </w:r>
      <w:r>
        <w:rPr>
          <w:rFonts w:ascii="Courier New" w:eastAsia="宋体" w:hAnsi="Courier New" w:cs="Courier New" w:hint="eastAsia"/>
          <w:sz w:val="18"/>
          <w:szCs w:val="18"/>
        </w:rPr>
        <w:t>总数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[]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range(1, n + 1):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c = ord(S[i - 1]) - ord('A')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pre[c] == -1 or sm[i - 1] - sm[pre[c]] - pre[c] + i &gt;= k: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sm[i] = sm[i - 1]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ans.append(0)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sm[i] = sm[i - 1] + k - (sm[i - 1] - sm[pre[c]] + i - pre[c])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ans.append(k - (sm[i - 1] - sm[pre[c]] + i - pre[c]))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pre[c] = i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 = "AABACCDCD"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k = 3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字符串是</w:t>
      </w:r>
      <w:r>
        <w:rPr>
          <w:rFonts w:ascii="Courier New" w:eastAsia="宋体" w:hAnsi="Courier New" w:cs="Courier New" w:hint="eastAsia"/>
          <w:sz w:val="18"/>
          <w:szCs w:val="18"/>
        </w:rPr>
        <w:t>", S, "</w:t>
      </w:r>
      <w:r>
        <w:rPr>
          <w:rFonts w:ascii="Courier New" w:eastAsia="宋体" w:hAnsi="Courier New" w:cs="Courier New" w:hint="eastAsia"/>
          <w:sz w:val="18"/>
          <w:szCs w:val="18"/>
        </w:rPr>
        <w:t>，每个相同字符间至少间隔</w:t>
      </w:r>
      <w:r>
        <w:rPr>
          <w:rFonts w:ascii="Courier New" w:eastAsia="宋体" w:hAnsi="Courier New" w:cs="Courier New" w:hint="eastAsia"/>
          <w:sz w:val="18"/>
          <w:szCs w:val="18"/>
        </w:rPr>
        <w:t>",k , "</w:t>
      </w:r>
      <w:r>
        <w:rPr>
          <w:rFonts w:ascii="Courier New" w:eastAsia="宋体" w:hAnsi="Courier New" w:cs="Courier New" w:hint="eastAsia"/>
          <w:sz w:val="18"/>
          <w:szCs w:val="18"/>
        </w:rPr>
        <w:t>个字符</w:t>
      </w:r>
      <w:r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_</w:t>
      </w:r>
      <w:r>
        <w:rPr>
          <w:rFonts w:ascii="Courier New" w:eastAsia="宋体" w:hAnsi="Courier New" w:cs="Courier New" w:hint="eastAsia"/>
          <w:sz w:val="18"/>
          <w:szCs w:val="18"/>
        </w:rPr>
        <w:t>字符的列表是</w:t>
      </w:r>
      <w:r>
        <w:rPr>
          <w:rFonts w:ascii="Courier New" w:eastAsia="宋体" w:hAnsi="Courier New" w:cs="Courier New" w:hint="eastAsia"/>
          <w:sz w:val="18"/>
          <w:szCs w:val="18"/>
        </w:rPr>
        <w:t>:", solution.getAns(k,S))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13" w:name="_Toc10453020"/>
      <w:bookmarkStart w:id="1114" w:name="_Toc17299694"/>
      <w:bookmarkStart w:id="1115" w:name="_Toc17300768"/>
      <w:bookmarkStart w:id="1116" w:name="_Toc17301076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271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叶节点的和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13"/>
      <w:bookmarkEnd w:id="1114"/>
      <w:bookmarkEnd w:id="1115"/>
      <w:bookmarkEnd w:id="1116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55043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4805A6">
        <w:rPr>
          <w:rFonts w:ascii="Courier New" w:eastAsia="宋体" w:hAnsi="Courier New" w:cs="Courier New"/>
          <w:sz w:val="18"/>
          <w:szCs w:val="18"/>
        </w:rPr>
        <w:t>参数</w:t>
      </w:r>
      <w:r w:rsidR="004805A6">
        <w:rPr>
          <w:rFonts w:ascii="Courier New" w:eastAsia="宋体" w:hAnsi="Courier New" w:cs="Courier New"/>
          <w:sz w:val="18"/>
          <w:szCs w:val="18"/>
        </w:rPr>
        <w:t>root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是树根</w:t>
      </w:r>
    </w:p>
    <w:p w:rsidR="002C1D9D" w:rsidRDefault="0055043C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4805A6">
        <w:rPr>
          <w:rFonts w:ascii="Courier New" w:eastAsia="宋体" w:hAnsi="Courier New" w:cs="Courier New"/>
          <w:sz w:val="18"/>
          <w:szCs w:val="18"/>
        </w:rPr>
        <w:t>返回值为</w:t>
      </w:r>
      <w:r w:rsidR="003C4282">
        <w:rPr>
          <w:rFonts w:ascii="Courier New" w:eastAsia="宋体" w:hAnsi="Courier New" w:cs="Courier New" w:hint="eastAsia"/>
          <w:sz w:val="18"/>
          <w:szCs w:val="18"/>
        </w:rPr>
        <w:t>整数，为叶节点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值的和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TreeNode: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__init__(self, val):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self.left, self.right = None,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莫里斯中序遍历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sumLeafNode(self, root):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p = root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while p: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p.left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p.right is None:  # p </w:t>
      </w:r>
      <w:r>
        <w:rPr>
          <w:rFonts w:ascii="Courier New" w:eastAsia="宋体" w:hAnsi="Courier New" w:cs="Courier New" w:hint="eastAsia"/>
          <w:sz w:val="18"/>
          <w:szCs w:val="18"/>
        </w:rPr>
        <w:t>是一个叶节点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res += p.val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p = p.right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tmp = p.left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while tmp.right is not None and tmp.right != p: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tmp = tmp.right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tmp.right is None: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tmp.left is None:  # tmp </w:t>
      </w:r>
      <w:r>
        <w:rPr>
          <w:rFonts w:ascii="Courier New" w:eastAsia="宋体" w:hAnsi="Courier New" w:cs="Courier New" w:hint="eastAsia"/>
          <w:sz w:val="18"/>
          <w:szCs w:val="18"/>
        </w:rPr>
        <w:t>是一个叶子节点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res += tmp.val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tmp.right = p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p = p.left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 </w:t>
      </w: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 xml:space="preserve"> </w:t>
      </w:r>
      <w:r>
        <w:rPr>
          <w:rFonts w:ascii="Courier New" w:eastAsia="宋体" w:hAnsi="Courier New" w:cs="Courier New" w:hint="eastAsia"/>
          <w:sz w:val="18"/>
          <w:szCs w:val="18"/>
        </w:rPr>
        <w:t>因为</w:t>
      </w:r>
      <w:r>
        <w:rPr>
          <w:rFonts w:ascii="Courier New" w:eastAsia="宋体" w:hAnsi="Courier New" w:cs="Courier New" w:hint="eastAsia"/>
          <w:sz w:val="18"/>
          <w:szCs w:val="18"/>
        </w:rPr>
        <w:t>tmp</w:t>
      </w:r>
      <w:r>
        <w:rPr>
          <w:rFonts w:ascii="Courier New" w:eastAsia="宋体" w:hAnsi="Courier New" w:cs="Courier New"/>
          <w:sz w:val="18"/>
          <w:szCs w:val="18"/>
        </w:rPr>
        <w:t>.r</w:t>
      </w:r>
      <w:r>
        <w:rPr>
          <w:rFonts w:ascii="Courier New" w:eastAsia="宋体" w:hAnsi="Courier New" w:cs="Courier New" w:hint="eastAsia"/>
          <w:sz w:val="18"/>
          <w:szCs w:val="18"/>
        </w:rPr>
        <w:t>ight</w:t>
      </w:r>
      <w:r w:rsidR="003C4282">
        <w:rPr>
          <w:rFonts w:ascii="Courier New" w:eastAsia="宋体" w:hAnsi="Courier New" w:cs="Courier New" w:hint="eastAsia"/>
          <w:sz w:val="18"/>
          <w:szCs w:val="18"/>
        </w:rPr>
        <w:t>为</w:t>
      </w:r>
      <w:r>
        <w:rPr>
          <w:rFonts w:ascii="Courier New" w:eastAsia="宋体" w:hAnsi="Courier New" w:cs="Courier New" w:hint="eastAsia"/>
          <w:sz w:val="18"/>
          <w:szCs w:val="18"/>
        </w:rPr>
        <w:t>前序</w:t>
      </w:r>
      <w:r w:rsidR="003C4282">
        <w:rPr>
          <w:rFonts w:ascii="Courier New" w:eastAsia="宋体" w:hAnsi="Courier New" w:cs="Courier New" w:hint="eastAsia"/>
          <w:sz w:val="18"/>
          <w:szCs w:val="18"/>
        </w:rPr>
        <w:t>，</w:t>
      </w:r>
      <w:r>
        <w:rPr>
          <w:rFonts w:ascii="Courier New" w:eastAsia="宋体" w:hAnsi="Courier New" w:cs="Courier New" w:hint="eastAsia"/>
          <w:sz w:val="18"/>
          <w:szCs w:val="18"/>
        </w:rPr>
        <w:t>所以停止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tmp.right = None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p = p.right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res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n1 = TreeNode(1)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n1.left = TreeNode(2)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n1.right = TreeNode(3)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n1.left.left = TreeNode(4)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n1.left.right = TreeNode(5)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结果为</w:t>
      </w:r>
      <w:r>
        <w:rPr>
          <w:rFonts w:ascii="Courier New" w:eastAsia="宋体" w:hAnsi="Courier New" w:cs="Courier New" w:hint="eastAsia"/>
          <w:sz w:val="18"/>
          <w:szCs w:val="18"/>
        </w:rPr>
        <w:t>:", solution.sumLeafNode(n1))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17" w:name="_Toc10453021"/>
      <w:bookmarkStart w:id="1118" w:name="_Toc17299695"/>
      <w:bookmarkStart w:id="1119" w:name="_Toc17300769"/>
      <w:bookmarkStart w:id="1120" w:name="_Toc17301077"/>
      <w:r>
        <w:rPr>
          <w:rFonts w:ascii="黑体" w:eastAsia="黑体" w:hAnsi="宋体" w:cs="Times New Roman"/>
          <w:bCs/>
          <w:sz w:val="28"/>
          <w:szCs w:val="28"/>
        </w:rPr>
        <w:lastRenderedPageBreak/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272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转换字符串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17"/>
      <w:bookmarkEnd w:id="1118"/>
      <w:bookmarkEnd w:id="1119"/>
      <w:bookmarkEnd w:id="1120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startString</w:t>
      </w:r>
      <w:r>
        <w:rPr>
          <w:rFonts w:ascii="Courier New" w:eastAsia="宋体" w:hAnsi="Courier New" w:cs="Courier New"/>
          <w:sz w:val="18"/>
          <w:szCs w:val="18"/>
        </w:rPr>
        <w:t>是</w:t>
      </w:r>
      <w:r>
        <w:rPr>
          <w:rFonts w:ascii="Courier New" w:eastAsia="宋体" w:hAnsi="Courier New" w:cs="Courier New" w:hint="eastAsia"/>
          <w:sz w:val="18"/>
          <w:szCs w:val="18"/>
        </w:rPr>
        <w:t>起始链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>
        <w:rPr>
          <w:rFonts w:ascii="Courier New" w:eastAsia="宋体" w:hAnsi="Courier New" w:cs="Courier New"/>
          <w:sz w:val="18"/>
          <w:szCs w:val="18"/>
        </w:rPr>
        <w:t>参数</w:t>
      </w:r>
      <w:r>
        <w:rPr>
          <w:rFonts w:ascii="Courier New" w:eastAsia="宋体" w:hAnsi="Courier New" w:cs="Courier New"/>
          <w:sz w:val="18"/>
          <w:szCs w:val="18"/>
        </w:rPr>
        <w:t>endString</w:t>
      </w:r>
      <w:r>
        <w:rPr>
          <w:rFonts w:ascii="Courier New" w:eastAsia="宋体" w:hAnsi="Courier New" w:cs="Courier New"/>
          <w:sz w:val="18"/>
          <w:szCs w:val="18"/>
        </w:rPr>
        <w:t>是</w:t>
      </w:r>
      <w:r>
        <w:rPr>
          <w:rFonts w:ascii="Courier New" w:eastAsia="宋体" w:hAnsi="Courier New" w:cs="Courier New" w:hint="eastAsia"/>
          <w:sz w:val="18"/>
          <w:szCs w:val="18"/>
        </w:rPr>
        <w:t>目标链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#</w:t>
      </w:r>
      <w:r w:rsidR="00DD3BCE">
        <w:rPr>
          <w:rFonts w:ascii="Courier New" w:eastAsia="宋体" w:hAnsi="Courier New" w:cs="Courier New"/>
          <w:sz w:val="18"/>
          <w:szCs w:val="18"/>
        </w:rPr>
        <w:t>返回值是</w:t>
      </w:r>
      <w:r>
        <w:rPr>
          <w:rFonts w:ascii="Courier New" w:eastAsia="宋体" w:hAnsi="Courier New" w:cs="Courier New"/>
          <w:sz w:val="18"/>
          <w:szCs w:val="18"/>
        </w:rPr>
        <w:t>布尔值，如果可以</w:t>
      </w:r>
      <w:r>
        <w:rPr>
          <w:rFonts w:ascii="Courier New" w:eastAsia="宋体" w:hAnsi="Courier New" w:cs="Courier New" w:hint="eastAsia"/>
          <w:sz w:val="18"/>
          <w:szCs w:val="18"/>
        </w:rPr>
        <w:t>转换</w:t>
      </w:r>
      <w:r>
        <w:rPr>
          <w:rFonts w:ascii="Courier New" w:eastAsia="宋体" w:hAnsi="Courier New" w:cs="Courier New"/>
          <w:sz w:val="18"/>
          <w:szCs w:val="18"/>
        </w:rPr>
        <w:t>则返回</w:t>
      </w:r>
      <w:r>
        <w:rPr>
          <w:rFonts w:ascii="Courier New" w:eastAsia="宋体" w:hAnsi="Courier New" w:cs="Courier New"/>
          <w:sz w:val="18"/>
          <w:szCs w:val="18"/>
        </w:rPr>
        <w:t>True</w:t>
      </w:r>
      <w:r>
        <w:rPr>
          <w:rFonts w:ascii="Courier New" w:eastAsia="宋体" w:hAnsi="Courier New" w:cs="Courier New"/>
          <w:sz w:val="18"/>
          <w:szCs w:val="18"/>
        </w:rPr>
        <w:t>，否则返回</w:t>
      </w:r>
      <w:r>
        <w:rPr>
          <w:rFonts w:ascii="Courier New" w:eastAsia="宋体" w:hAnsi="Courier New" w:cs="Courier New"/>
          <w:sz w:val="18"/>
          <w:szCs w:val="18"/>
        </w:rPr>
        <w:t>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canTransfer(self, startString, endString):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not startString and not endString: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 </w:t>
      </w:r>
      <w:r>
        <w:rPr>
          <w:rFonts w:ascii="Courier New" w:eastAsia="宋体" w:hAnsi="Courier New" w:cs="Courier New" w:hint="eastAsia"/>
          <w:sz w:val="18"/>
          <w:szCs w:val="18"/>
        </w:rPr>
        <w:t>长度不等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len(startString) != len(endString):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# </w:t>
      </w:r>
      <w:r>
        <w:rPr>
          <w:rFonts w:ascii="Courier New" w:eastAsia="宋体" w:hAnsi="Courier New" w:cs="Courier New" w:hint="eastAsia"/>
          <w:sz w:val="18"/>
          <w:szCs w:val="18"/>
        </w:rPr>
        <w:t>字母种类起始链比终止链少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if len(set(startString)) &lt; len(set(endString)):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maptable = {}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i in range(len(startString)):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a, b = startString[i], endString[i]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a in maptable: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maptable[a] != b: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maptable[a] = b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    def noloopinhash(maptable):  # </w:t>
      </w:r>
      <w:r>
        <w:rPr>
          <w:rFonts w:ascii="Courier New" w:eastAsia="宋体" w:hAnsi="Courier New" w:cs="Courier New" w:hint="eastAsia"/>
          <w:sz w:val="18"/>
          <w:szCs w:val="18"/>
        </w:rPr>
        <w:t>映射表带环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keyset = set(maptable)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while keyset: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a = keyset.pop()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loopset = {a}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while a in maptable: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a in keyset: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keyset.remove(a)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loopset.add(a)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a == maptable[a]: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break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 = maptable[a]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a in loopset: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return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return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noloopinhash(maptable)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startString = "abc"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endString = "bca"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lastRenderedPageBreak/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起始链是</w:t>
      </w:r>
      <w:r w:rsidR="0055043C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startString)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终止链是</w:t>
      </w:r>
      <w:r w:rsidR="0055043C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endString)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能否转换</w:t>
      </w:r>
      <w:r w:rsidR="0055043C">
        <w:rPr>
          <w:rFonts w:ascii="Courier New" w:eastAsia="宋体" w:hAnsi="Courier New" w:cs="Courier New" w:hint="eastAsia"/>
          <w:sz w:val="18"/>
          <w:szCs w:val="18"/>
        </w:rPr>
        <w:t>：</w:t>
      </w:r>
      <w:r>
        <w:rPr>
          <w:rFonts w:ascii="Courier New" w:eastAsia="宋体" w:hAnsi="Courier New" w:cs="Courier New" w:hint="eastAsia"/>
          <w:sz w:val="18"/>
          <w:szCs w:val="18"/>
        </w:rPr>
        <w:t>", solution.canTransfer(startString, endString))</w:t>
      </w:r>
    </w:p>
    <w:p w:rsidR="002C1D9D" w:rsidRPr="00280609" w:rsidRDefault="004805A6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21" w:name="_Toc10453022"/>
      <w:bookmarkStart w:id="1122" w:name="_Toc17299696"/>
      <w:bookmarkStart w:id="1123" w:name="_Toc17300770"/>
      <w:bookmarkStart w:id="1124" w:name="_Toc17301078"/>
      <w:r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273</w:t>
      </w:r>
      <w:r>
        <w:rPr>
          <w:rFonts w:ascii="黑体" w:eastAsia="黑体" w:hAnsi="宋体" w:cs="Times New Roman"/>
          <w:bCs/>
          <w:sz w:val="28"/>
          <w:szCs w:val="28"/>
        </w:rPr>
        <w:t>】</w:t>
      </w:r>
      <w:r>
        <w:rPr>
          <w:rFonts w:ascii="黑体" w:eastAsia="黑体" w:hAnsi="宋体" w:cs="Times New Roman" w:hint="eastAsia"/>
          <w:bCs/>
          <w:sz w:val="28"/>
          <w:szCs w:val="28"/>
        </w:rPr>
        <w:t>最少按键次数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21"/>
      <w:bookmarkEnd w:id="1122"/>
      <w:bookmarkEnd w:id="1123"/>
      <w:bookmarkEnd w:id="1124"/>
    </w:p>
    <w:p w:rsidR="002C1D9D" w:rsidRDefault="004805A6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2C1D9D" w:rsidRDefault="008520A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4805A6">
        <w:rPr>
          <w:rFonts w:ascii="Courier New" w:eastAsia="宋体" w:hAnsi="Courier New" w:cs="Courier New"/>
          <w:sz w:val="18"/>
          <w:szCs w:val="18"/>
        </w:rPr>
        <w:t>参数</w:t>
      </w:r>
      <w:r w:rsidR="004805A6">
        <w:rPr>
          <w:rFonts w:ascii="Courier New" w:eastAsia="宋体" w:hAnsi="Courier New" w:cs="Courier New"/>
          <w:sz w:val="18"/>
          <w:szCs w:val="18"/>
        </w:rPr>
        <w:t>s</w:t>
      </w:r>
      <w:r w:rsidR="004805A6">
        <w:rPr>
          <w:rFonts w:ascii="Courier New" w:eastAsia="宋体" w:hAnsi="Courier New" w:cs="Courier New"/>
          <w:sz w:val="18"/>
          <w:szCs w:val="18"/>
        </w:rPr>
        <w:t>是一个字符串</w:t>
      </w:r>
    </w:p>
    <w:p w:rsidR="002C1D9D" w:rsidRDefault="008520AF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 w:rsidR="004805A6">
        <w:rPr>
          <w:rFonts w:ascii="Courier New" w:eastAsia="宋体" w:hAnsi="Courier New" w:cs="Courier New"/>
          <w:sz w:val="18"/>
          <w:szCs w:val="18"/>
        </w:rPr>
        <w:t>返回值为</w:t>
      </w:r>
      <w:r w:rsidR="004805A6">
        <w:rPr>
          <w:rFonts w:ascii="Courier New" w:eastAsia="宋体" w:hAnsi="Courier New" w:cs="Courier New" w:hint="eastAsia"/>
          <w:sz w:val="18"/>
          <w:szCs w:val="18"/>
        </w:rPr>
        <w:t>整数，为最小按键次数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class Solution: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def getAns(self, s):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left = -1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ncaps =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for right in range(0, len(s)):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if ncaps: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ord(s[right]) &lt; 95 and right-left &lt;= 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 +=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right-left == 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ncaps = False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ans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left = right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left = right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 +=1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if ord(s[right]) &gt; 95 and right-left &lt;= 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 += 2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if right - left == 2: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ncaps = True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ans -= 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    left = right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else: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left = right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            ans +=1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    return ans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>#</w:t>
      </w:r>
      <w:r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str = "EWlweWXZXxcscSDSDcccsdcfdsFvccDCcDCcdDcGvTvEEdddEEddEdEdAs"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str</w:t>
      </w:r>
      <w:r>
        <w:rPr>
          <w:rFonts w:ascii="Courier New" w:eastAsia="宋体" w:hAnsi="Courier New" w:cs="Courier New" w:hint="eastAsia"/>
          <w:sz w:val="18"/>
          <w:szCs w:val="18"/>
        </w:rPr>
        <w:t>是：</w:t>
      </w:r>
      <w:r>
        <w:rPr>
          <w:rFonts w:ascii="Courier New" w:eastAsia="宋体" w:hAnsi="Courier New" w:cs="Courier New" w:hint="eastAsia"/>
          <w:sz w:val="18"/>
          <w:szCs w:val="18"/>
        </w:rPr>
        <w:t>", str)</w:t>
      </w:r>
    </w:p>
    <w:p w:rsidR="002C1D9D" w:rsidRDefault="004805A6" w:rsidP="008F25D0">
      <w:pPr>
        <w:rPr>
          <w:rFonts w:ascii="Courier New" w:eastAsia="宋体" w:hAnsi="Courier New" w:cs="Courier New"/>
          <w:sz w:val="18"/>
          <w:szCs w:val="18"/>
        </w:rPr>
      </w:pPr>
      <w:r>
        <w:rPr>
          <w:rFonts w:ascii="Courier New" w:eastAsia="宋体" w:hAnsi="Courier New" w:cs="Courier New" w:hint="eastAsia"/>
          <w:sz w:val="18"/>
          <w:szCs w:val="18"/>
        </w:rPr>
        <w:t xml:space="preserve">    print(" </w:t>
      </w:r>
      <w:r>
        <w:rPr>
          <w:rFonts w:ascii="Courier New" w:eastAsia="宋体" w:hAnsi="Courier New" w:cs="Courier New" w:hint="eastAsia"/>
          <w:sz w:val="18"/>
          <w:szCs w:val="18"/>
        </w:rPr>
        <w:t>最小按键数是</w:t>
      </w:r>
      <w:r>
        <w:rPr>
          <w:rFonts w:ascii="Courier New" w:eastAsia="宋体" w:hAnsi="Courier New" w:cs="Courier New" w:hint="eastAsia"/>
          <w:sz w:val="18"/>
          <w:szCs w:val="18"/>
        </w:rPr>
        <w:t>:", solution.getAns(str))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25" w:name="_Toc10453023"/>
      <w:bookmarkStart w:id="1126" w:name="_Toc17299697"/>
      <w:bookmarkStart w:id="1127" w:name="_Toc17300771"/>
      <w:bookmarkStart w:id="1128" w:name="_Toc17301079"/>
      <w:r w:rsidRPr="00822FD4">
        <w:rPr>
          <w:rFonts w:ascii="黑体" w:eastAsia="黑体" w:hAnsi="宋体" w:cs="Times New Roman" w:hint="eastAsia"/>
          <w:bCs/>
          <w:sz w:val="28"/>
          <w:szCs w:val="28"/>
        </w:rPr>
        <w:lastRenderedPageBreak/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27</w:t>
      </w:r>
      <w:r w:rsidRPr="00822FD4">
        <w:rPr>
          <w:rFonts w:ascii="黑体" w:eastAsia="黑体" w:hAnsi="宋体" w:cs="Times New Roman"/>
          <w:bCs/>
          <w:sz w:val="28"/>
          <w:szCs w:val="28"/>
        </w:rPr>
        <w:t>4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】二分查找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25"/>
      <w:bookmarkEnd w:id="1126"/>
      <w:bookmarkEnd w:id="1127"/>
      <w:bookmarkEnd w:id="1128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3</w:t>
      </w:r>
      <w:r w:rsidRPr="00822FD4">
        <w:rPr>
          <w:rFonts w:ascii="黑体" w:eastAsia="黑体" w:hAnsi="等线 Light" w:cs="Times New Roman"/>
          <w:bCs/>
          <w:sz w:val="24"/>
          <w:szCs w:val="24"/>
        </w:rPr>
        <w:t>.</w:t>
      </w: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#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/>
          <w:sz w:val="18"/>
          <w:szCs w:val="18"/>
        </w:rPr>
        <w:t>nums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为整数数组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#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/>
          <w:sz w:val="18"/>
          <w:szCs w:val="18"/>
        </w:rPr>
        <w:t>target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为整数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#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binarySearch(self, nums, target):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left, right = 0, len(nums)-1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while left + 1 &lt; right 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mid = (left + right)// 2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nums[mid] &lt; target 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left = mid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else 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right = mid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nums[left] == target 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left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elif nums[right] == target 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right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-1;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nums=[1,3,4,5,6,9]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target=6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822FD4" w:rsidRPr="00822FD4" w:rsidRDefault="00822FD4" w:rsidP="008F25D0">
      <w:pPr>
        <w:ind w:firstLine="360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answer=solution.binarySearch(nums,target)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输入数组为：</w:t>
      </w:r>
      <w:r w:rsidRPr="00822FD4">
        <w:rPr>
          <w:rFonts w:ascii="Courier New" w:eastAsia="宋体" w:hAnsi="Courier New" w:cs="Courier New"/>
          <w:sz w:val="18"/>
          <w:szCs w:val="18"/>
        </w:rPr>
        <w:t>",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num</w:t>
      </w:r>
      <w:r w:rsidRPr="00822FD4">
        <w:rPr>
          <w:rFonts w:ascii="Courier New" w:eastAsia="宋体" w:hAnsi="Courier New" w:cs="Courier New"/>
          <w:sz w:val="18"/>
          <w:szCs w:val="18"/>
        </w:rPr>
        <w:t>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输入目标为：</w:t>
      </w:r>
      <w:r w:rsidRPr="00822FD4">
        <w:rPr>
          <w:rFonts w:ascii="Courier New" w:eastAsia="宋体" w:hAnsi="Courier New" w:cs="Courier New"/>
          <w:sz w:val="18"/>
          <w:szCs w:val="18"/>
        </w:rPr>
        <w:t>",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target</w:t>
      </w:r>
      <w:r w:rsidRPr="00822FD4">
        <w:rPr>
          <w:rFonts w:ascii="Courier New" w:eastAsia="宋体" w:hAnsi="Courier New" w:cs="Courier New"/>
          <w:sz w:val="18"/>
          <w:szCs w:val="18"/>
        </w:rPr>
        <w:t>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输出下标为：</w:t>
      </w:r>
      <w:r w:rsidRPr="00822FD4">
        <w:rPr>
          <w:rFonts w:ascii="Courier New" w:eastAsia="宋体" w:hAnsi="Courier New" w:cs="Courier New"/>
          <w:sz w:val="18"/>
          <w:szCs w:val="18"/>
        </w:rPr>
        <w:t>",answer)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29" w:name="_Toc10453024"/>
      <w:bookmarkStart w:id="1130" w:name="_Toc17299698"/>
      <w:bookmarkStart w:id="1131" w:name="_Toc17300772"/>
      <w:bookmarkStart w:id="1132" w:name="_Toc17301080"/>
      <w:r w:rsidRPr="00822FD4">
        <w:rPr>
          <w:rFonts w:ascii="黑体" w:eastAsia="黑体" w:hAnsi="宋体" w:cs="Times New Roman" w:hint="eastAsia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27</w:t>
      </w:r>
      <w:r w:rsidRPr="00822FD4">
        <w:rPr>
          <w:rFonts w:ascii="黑体" w:eastAsia="黑体" w:hAnsi="宋体" w:cs="Times New Roman"/>
          <w:bCs/>
          <w:sz w:val="28"/>
          <w:szCs w:val="28"/>
        </w:rPr>
        <w:t>5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】全排列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29"/>
      <w:bookmarkEnd w:id="1130"/>
      <w:bookmarkEnd w:id="1131"/>
      <w:bookmarkEnd w:id="1132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3</w:t>
      </w:r>
      <w:r w:rsidRPr="00822FD4">
        <w:rPr>
          <w:rFonts w:ascii="黑体" w:eastAsia="黑体" w:hAnsi="等线 Light" w:cs="Times New Roman"/>
          <w:bCs/>
          <w:sz w:val="24"/>
          <w:szCs w:val="24"/>
        </w:rPr>
        <w:t>.</w:t>
      </w: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/>
          <w:sz w:val="18"/>
          <w:szCs w:val="18"/>
        </w:rPr>
        <w:t>nums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返回排序列表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permute(self, nums):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nums is None: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[]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 xml:space="preserve">        if nums == []: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[[]]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nums = sorted(nums)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permutation = []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stack = [-1]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permutations = []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while len(stack):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index = stack.pop()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index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while index &lt; len(nums):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if nums[index] not in permutation: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break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index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if len(permutation):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permutation.pop()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continue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stack.append(index)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stack.append(-1)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permutation.append(nums[index])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len(permutation) == len(nums):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permutations.append(list(permutation))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permutations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nums=[0,1,2]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name=solution.permute(nums)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",nums)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",name)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33" w:name="_Toc10453025"/>
      <w:bookmarkStart w:id="1134" w:name="_Toc17299699"/>
      <w:bookmarkStart w:id="1135" w:name="_Toc17300773"/>
      <w:bookmarkStart w:id="1136" w:name="_Toc17301081"/>
      <w:r w:rsidRPr="00822FD4">
        <w:rPr>
          <w:rFonts w:ascii="黑体" w:eastAsia="黑体" w:hAnsi="宋体" w:cs="Times New Roman" w:hint="eastAsia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276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】最小路径和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33"/>
      <w:bookmarkEnd w:id="1134"/>
      <w:bookmarkEnd w:id="1135"/>
      <w:bookmarkEnd w:id="1136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3</w:t>
      </w:r>
      <w:r w:rsidRPr="00822FD4">
        <w:rPr>
          <w:rFonts w:ascii="黑体" w:eastAsia="黑体" w:hAnsi="等线 Light" w:cs="Times New Roman"/>
          <w:bCs/>
          <w:sz w:val="24"/>
          <w:szCs w:val="24"/>
        </w:rPr>
        <w:t>.</w:t>
      </w: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/>
          <w:sz w:val="18"/>
          <w:szCs w:val="18"/>
        </w:rPr>
        <w:t>grid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minPathSum(self, grid):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for i in range(len(grid)):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for j in range(len(grid[0])):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if i == 0 and j &gt; 0: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    grid[i][j] += grid[i][j-1]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elif j == 0 and i &gt; 0: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grid[i][j] += grid[i-1][j]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elif i &gt; 0 and j &gt; 0: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grid[i][j] += min(grid[i-1][j], grid[i][j-1])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grid[len(grid) - 1][len(grid[0]) - 1]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nums=[[1,3,1],[1,5,1],[4,2,1]]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answer=solution.minPathSum(nums)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输入列表为：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",nums)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输出路径和：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",answer)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37" w:name="_Toc10453026"/>
      <w:bookmarkStart w:id="1138" w:name="_Toc17299700"/>
      <w:bookmarkStart w:id="1139" w:name="_Toc17300774"/>
      <w:bookmarkStart w:id="1140" w:name="_Toc17301082"/>
      <w:r w:rsidRPr="00822FD4">
        <w:rPr>
          <w:rFonts w:ascii="黑体" w:eastAsia="黑体" w:hAnsi="宋体" w:cs="Times New Roman" w:hint="eastAsia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277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】最长路径序列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37"/>
      <w:bookmarkEnd w:id="1138"/>
      <w:bookmarkEnd w:id="1139"/>
      <w:bookmarkEnd w:id="1140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3</w:t>
      </w:r>
      <w:r w:rsidRPr="00822FD4">
        <w:rPr>
          <w:rFonts w:ascii="黑体" w:eastAsia="黑体" w:hAnsi="等线 Light" w:cs="Times New Roman"/>
          <w:bCs/>
          <w:sz w:val="24"/>
          <w:szCs w:val="24"/>
        </w:rPr>
        <w:t>.</w:t>
      </w: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hAnsi="Courier New" w:cs="Courier New"/>
          <w:sz w:val="18"/>
        </w:rPr>
        <w:t>c</w:t>
      </w:r>
      <w:r w:rsidRPr="00822FD4">
        <w:rPr>
          <w:rFonts w:ascii="Courier New" w:eastAsia="宋体" w:hAnsi="Courier New" w:cs="Courier New"/>
          <w:sz w:val="18"/>
          <w:szCs w:val="18"/>
        </w:rPr>
        <w:t>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/>
          <w:sz w:val="18"/>
          <w:szCs w:val="18"/>
        </w:rPr>
        <w:t>num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为整数列表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longestConsecutive(self, num):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dict = {}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for x in num: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dict[x] 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ans = 0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for x in num: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x in dict: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len 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del dict[x]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l = x - 1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r = x + 1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while l in dict: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del dict[l]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l -=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len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while r in dict: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del dict[r]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r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len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if ans &lt; len: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ans = len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 xml:space="preserve">        return ans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nums=[100,4,200,1,3,2]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answer=solution.longestConsecutive(nums)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输入列表为：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",nums)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输出长度为：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",answer)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41" w:name="_Toc10453027"/>
      <w:bookmarkStart w:id="1142" w:name="_Toc17299701"/>
      <w:bookmarkStart w:id="1143" w:name="_Toc17300775"/>
      <w:bookmarkStart w:id="1144" w:name="_Toc17301083"/>
      <w:r w:rsidRPr="00822FD4">
        <w:rPr>
          <w:rFonts w:ascii="黑体" w:eastAsia="黑体" w:hAnsi="宋体" w:cs="Times New Roman" w:hint="eastAsia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278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】背包问题2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41"/>
      <w:bookmarkEnd w:id="1142"/>
      <w:bookmarkEnd w:id="1143"/>
      <w:bookmarkEnd w:id="1144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</w:t>
      </w: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代码实现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class Solution: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# </w:t>
      </w:r>
      <w:r w:rsidRPr="00822FD4">
        <w:rPr>
          <w:rFonts w:ascii="Courier New" w:hAnsi="Courier New" w:cs="Courier New" w:hint="eastAsia"/>
          <w:sz w:val="18"/>
        </w:rPr>
        <w:t>参数</w:t>
      </w:r>
      <w:r w:rsidRPr="00822FD4">
        <w:rPr>
          <w:rFonts w:ascii="Courier New" w:hAnsi="Courier New" w:cs="Courier New"/>
          <w:sz w:val="18"/>
        </w:rPr>
        <w:t>m</w:t>
      </w:r>
      <w:r w:rsidRPr="00822FD4">
        <w:rPr>
          <w:rFonts w:ascii="Courier New" w:hAnsi="Courier New" w:cs="Courier New" w:hint="eastAsia"/>
          <w:sz w:val="18"/>
        </w:rPr>
        <w:t>为整数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# </w:t>
      </w:r>
      <w:r w:rsidRPr="00822FD4">
        <w:rPr>
          <w:rFonts w:ascii="Courier New" w:hAnsi="Courier New" w:cs="Courier New" w:hint="eastAsia"/>
          <w:sz w:val="18"/>
        </w:rPr>
        <w:t>参数</w:t>
      </w:r>
      <w:r w:rsidRPr="00822FD4">
        <w:rPr>
          <w:rFonts w:ascii="Courier New" w:hAnsi="Courier New" w:cs="Courier New"/>
          <w:sz w:val="18"/>
        </w:rPr>
        <w:t>A</w:t>
      </w:r>
      <w:r w:rsidRPr="00822FD4">
        <w:rPr>
          <w:rFonts w:ascii="Courier New" w:hAnsi="Courier New" w:cs="Courier New" w:hint="eastAsia"/>
          <w:sz w:val="18"/>
        </w:rPr>
        <w:t>和</w:t>
      </w:r>
      <w:r w:rsidRPr="00822FD4">
        <w:rPr>
          <w:rFonts w:ascii="Courier New" w:hAnsi="Courier New" w:cs="Courier New"/>
          <w:sz w:val="18"/>
        </w:rPr>
        <w:t>V</w:t>
      </w:r>
      <w:r w:rsidRPr="00822FD4">
        <w:rPr>
          <w:rFonts w:ascii="Courier New" w:hAnsi="Courier New" w:cs="Courier New" w:hint="eastAsia"/>
          <w:sz w:val="18"/>
        </w:rPr>
        <w:t>为整数列表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def backPackII(self, m, A, V):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n = len(A)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dp = [[0] * (m + 1), [0] * (m + 1)]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for i in range(1, n + 1):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dp[i % 2][0] = 0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for j in range(1, m + 1):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    dp[i % 2][j] = dp[(i - 1) % 2][j]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    if A[i - 1] &lt;= j: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        dp[i % 2][j] = max(dp[i % 2][j], dp[(i - 1) % 2][j - A[i - 1]] + V[i - 1])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return dp[n % 2][m]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# </w:t>
      </w:r>
      <w:r w:rsidRPr="00822FD4">
        <w:rPr>
          <w:rFonts w:ascii="Courier New" w:hAnsi="Courier New" w:cs="Courier New" w:hint="eastAsia"/>
          <w:sz w:val="18"/>
        </w:rPr>
        <w:t>主函数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if __name__ == '__main__':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solution=Solution()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vol=34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nums=[4,13,2,6,7,11,8]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val=[1,23,4,5,2,14,9]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answer = solution.backPackII(vol,nums,val)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输入总体积：</w:t>
      </w:r>
      <w:r w:rsidRPr="00822FD4">
        <w:rPr>
          <w:rFonts w:ascii="Courier New" w:hAnsi="Courier New" w:cs="Courier New" w:hint="eastAsia"/>
          <w:sz w:val="18"/>
        </w:rPr>
        <w:t>",vol)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输入物品为：</w:t>
      </w:r>
      <w:r w:rsidRPr="00822FD4">
        <w:rPr>
          <w:rFonts w:ascii="Courier New" w:hAnsi="Courier New" w:cs="Courier New" w:hint="eastAsia"/>
          <w:sz w:val="18"/>
        </w:rPr>
        <w:t>",nums)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输入价值为：</w:t>
      </w:r>
      <w:r w:rsidRPr="00822FD4">
        <w:rPr>
          <w:rFonts w:ascii="Courier New" w:hAnsi="Courier New" w:cs="Courier New" w:hint="eastAsia"/>
          <w:sz w:val="18"/>
        </w:rPr>
        <w:t>",val)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输出结果为：</w:t>
      </w:r>
      <w:r w:rsidRPr="00822FD4">
        <w:rPr>
          <w:rFonts w:ascii="Courier New" w:hAnsi="Courier New" w:cs="Courier New" w:hint="eastAsia"/>
          <w:sz w:val="18"/>
        </w:rPr>
        <w:t>",answer)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45" w:name="_Toc10453028"/>
      <w:bookmarkStart w:id="1146" w:name="_Toc17299702"/>
      <w:bookmarkStart w:id="1147" w:name="_Toc17300776"/>
      <w:bookmarkStart w:id="1148" w:name="_Toc17301084"/>
      <w:r w:rsidRPr="00822FD4">
        <w:rPr>
          <w:rFonts w:ascii="黑体" w:eastAsia="黑体" w:hAnsi="宋体" w:cs="Times New Roman" w:hint="eastAsia"/>
          <w:bCs/>
          <w:sz w:val="28"/>
          <w:szCs w:val="28"/>
        </w:rPr>
        <w:lastRenderedPageBreak/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279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】哈希函数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45"/>
      <w:bookmarkEnd w:id="1146"/>
      <w:bookmarkEnd w:id="1147"/>
      <w:bookmarkEnd w:id="1148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3</w:t>
      </w:r>
      <w:r w:rsidRPr="00822FD4">
        <w:rPr>
          <w:rFonts w:ascii="黑体" w:eastAsia="黑体" w:hAnsi="等线 Light" w:cs="Times New Roman"/>
          <w:bCs/>
          <w:sz w:val="24"/>
          <w:szCs w:val="24"/>
        </w:rPr>
        <w:t>.</w:t>
      </w: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代码实现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class Solution: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"""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</w:t>
      </w:r>
      <w:r w:rsidRPr="00822FD4">
        <w:rPr>
          <w:rFonts w:ascii="Courier New" w:hAnsi="Courier New" w:cs="Courier New" w:hint="eastAsia"/>
          <w:sz w:val="18"/>
        </w:rPr>
        <w:t>参数</w:t>
      </w:r>
      <w:r w:rsidRPr="00822FD4">
        <w:rPr>
          <w:rFonts w:ascii="Courier New" w:hAnsi="Courier New" w:cs="Courier New"/>
          <w:sz w:val="18"/>
        </w:rPr>
        <w:t>key</w:t>
      </w:r>
      <w:r w:rsidRPr="00822FD4">
        <w:rPr>
          <w:rFonts w:ascii="Courier New" w:hAnsi="Courier New" w:cs="Courier New" w:hint="eastAsia"/>
          <w:sz w:val="18"/>
        </w:rPr>
        <w:t>为字符串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</w:t>
      </w:r>
      <w:r w:rsidRPr="00822FD4">
        <w:rPr>
          <w:rFonts w:ascii="Courier New" w:hAnsi="Courier New" w:cs="Courier New" w:hint="eastAsia"/>
          <w:sz w:val="18"/>
        </w:rPr>
        <w:t>参数</w:t>
      </w:r>
      <w:r w:rsidRPr="00822FD4">
        <w:rPr>
          <w:rFonts w:ascii="Courier New" w:hAnsi="Courier New" w:cs="Courier New"/>
          <w:sz w:val="18"/>
        </w:rPr>
        <w:t>HASH_SIZE</w:t>
      </w:r>
      <w:r w:rsidRPr="00822FD4">
        <w:rPr>
          <w:rFonts w:ascii="Courier New" w:hAnsi="Courier New" w:cs="Courier New" w:hint="eastAsia"/>
          <w:sz w:val="18"/>
        </w:rPr>
        <w:t>为整数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</w:t>
      </w:r>
      <w:r w:rsidRPr="00822FD4">
        <w:rPr>
          <w:rFonts w:ascii="Courier New" w:hAnsi="Courier New" w:cs="Courier New" w:hint="eastAsia"/>
          <w:sz w:val="18"/>
        </w:rPr>
        <w:t>返回整数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"""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def hashCode(self, key, HASH_SIZE):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ans = 0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for x in key: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ans = (ans * 33 + ord(x)) % HASH_SIZE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return ans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#</w:t>
      </w:r>
      <w:r w:rsidRPr="00822FD4">
        <w:rPr>
          <w:rFonts w:ascii="Courier New" w:hAnsi="Courier New" w:cs="Courier New" w:hint="eastAsia"/>
          <w:sz w:val="18"/>
        </w:rPr>
        <w:t>主函数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if __name__ == '__main__':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num=100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key="abcd"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answer= solution.hashCode(key,num)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输入</w:t>
      </w:r>
      <w:r w:rsidRPr="00822FD4">
        <w:rPr>
          <w:rFonts w:ascii="Courier New" w:hAnsi="Courier New" w:cs="Courier New" w:hint="eastAsia"/>
          <w:sz w:val="18"/>
        </w:rPr>
        <w:t>key</w:t>
      </w:r>
      <w:r w:rsidRPr="00822FD4">
        <w:rPr>
          <w:rFonts w:ascii="Courier New" w:hAnsi="Courier New" w:cs="Courier New" w:hint="eastAsia"/>
          <w:sz w:val="18"/>
        </w:rPr>
        <w:t>为：</w:t>
      </w:r>
      <w:r w:rsidRPr="00822FD4">
        <w:rPr>
          <w:rFonts w:ascii="Courier New" w:hAnsi="Courier New" w:cs="Courier New" w:hint="eastAsia"/>
          <w:sz w:val="18"/>
        </w:rPr>
        <w:t>",key)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输入</w:t>
      </w:r>
      <w:r w:rsidRPr="00822FD4">
        <w:rPr>
          <w:rFonts w:ascii="Courier New" w:hAnsi="Courier New" w:cs="Courier New" w:hint="eastAsia"/>
          <w:sz w:val="18"/>
        </w:rPr>
        <w:t>num</w:t>
      </w:r>
      <w:r w:rsidRPr="00822FD4">
        <w:rPr>
          <w:rFonts w:ascii="Courier New" w:hAnsi="Courier New" w:cs="Courier New" w:hint="eastAsia"/>
          <w:sz w:val="18"/>
        </w:rPr>
        <w:t>为：</w:t>
      </w:r>
      <w:r w:rsidRPr="00822FD4">
        <w:rPr>
          <w:rFonts w:ascii="Courier New" w:hAnsi="Courier New" w:cs="Courier New" w:hint="eastAsia"/>
          <w:sz w:val="18"/>
        </w:rPr>
        <w:t>",num)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输出值为：</w:t>
      </w:r>
      <w:r w:rsidRPr="00822FD4">
        <w:rPr>
          <w:rFonts w:ascii="Courier New" w:hAnsi="Courier New" w:cs="Courier New" w:hint="eastAsia"/>
          <w:sz w:val="18"/>
        </w:rPr>
        <w:t>",answer)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49" w:name="_Toc10453029"/>
      <w:bookmarkStart w:id="1150" w:name="_Toc17299703"/>
      <w:bookmarkStart w:id="1151" w:name="_Toc17300777"/>
      <w:bookmarkStart w:id="1152" w:name="_Toc17301085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0510E9">
        <w:rPr>
          <w:rFonts w:ascii="黑体" w:eastAsia="黑体" w:hAnsi="宋体" w:cs="Times New Roman"/>
          <w:bCs/>
          <w:sz w:val="28"/>
          <w:szCs w:val="28"/>
        </w:rPr>
        <w:t>280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第一个只出现一次的字符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49"/>
      <w:bookmarkEnd w:id="1150"/>
      <w:bookmarkEnd w:id="1151"/>
      <w:bookmarkEnd w:id="1152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class Solution: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"""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</w:t>
      </w:r>
      <w:r w:rsidRPr="00822FD4">
        <w:rPr>
          <w:rFonts w:ascii="Times New Roman" w:eastAsia="宋体" w:hAnsi="Times New Roman" w:cs="Times New Roman" w:hint="eastAsia"/>
          <w:szCs w:val="21"/>
        </w:rPr>
        <w:t>参数</w:t>
      </w:r>
      <w:r w:rsidRPr="00822FD4">
        <w:rPr>
          <w:rFonts w:ascii="Times New Roman" w:eastAsia="宋体" w:hAnsi="Times New Roman" w:cs="Times New Roman" w:hint="eastAsia"/>
          <w:szCs w:val="21"/>
        </w:rPr>
        <w:t>str</w:t>
      </w:r>
      <w:r w:rsidRPr="00822FD4">
        <w:rPr>
          <w:rFonts w:ascii="Times New Roman" w:eastAsia="宋体" w:hAnsi="Times New Roman" w:cs="Times New Roman" w:hint="eastAsia"/>
          <w:szCs w:val="21"/>
        </w:rPr>
        <w:t>为字符串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</w:t>
      </w:r>
      <w:r w:rsidRPr="00822FD4">
        <w:rPr>
          <w:rFonts w:ascii="Times New Roman" w:eastAsia="宋体" w:hAnsi="Times New Roman" w:cs="Times New Roman" w:hint="eastAsia"/>
          <w:szCs w:val="21"/>
        </w:rPr>
        <w:t>返回字符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"""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def firstUniqChar(self, str):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counter = {}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for c in str: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counter[c] = counter.get(c, 0) + 1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for c in str: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if counter[c] == 1: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    return c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#</w:t>
      </w:r>
      <w:r w:rsidRPr="00822FD4">
        <w:rPr>
          <w:rFonts w:ascii="Times New Roman" w:eastAsia="宋体" w:hAnsi="Times New Roman" w:cs="Times New Roman" w:hint="eastAsia"/>
          <w:szCs w:val="21"/>
        </w:rPr>
        <w:t>主函数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if __name__ == '__main__':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solution = Solution()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lastRenderedPageBreak/>
        <w:t xml:space="preserve">    s = "abaccdeff"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ans = solution.firstUniqChar(s)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solution = Solution()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s = "abaccdeff"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ans = solution.firstUniqChar(s)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输入为：</w:t>
      </w:r>
      <w:r w:rsidRPr="00822FD4">
        <w:rPr>
          <w:rFonts w:ascii="Times New Roman" w:eastAsia="宋体" w:hAnsi="Times New Roman" w:cs="Times New Roman" w:hint="eastAsia"/>
          <w:szCs w:val="21"/>
        </w:rPr>
        <w:t>", s)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输出为：</w:t>
      </w:r>
      <w:r w:rsidRPr="00822FD4">
        <w:rPr>
          <w:rFonts w:ascii="Times New Roman" w:eastAsia="宋体" w:hAnsi="Times New Roman" w:cs="Times New Roman" w:hint="eastAsia"/>
          <w:szCs w:val="21"/>
        </w:rPr>
        <w:t>", ans)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53" w:name="_Toc10453030"/>
      <w:bookmarkStart w:id="1154" w:name="_Toc17299704"/>
      <w:bookmarkStart w:id="1155" w:name="_Toc17300778"/>
      <w:bookmarkStart w:id="1156" w:name="_Toc17301086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281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空格替换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53"/>
      <w:bookmarkEnd w:id="1154"/>
      <w:bookmarkEnd w:id="1155"/>
      <w:bookmarkEnd w:id="1156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class Solution: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# </w:t>
      </w:r>
      <w:r w:rsidRPr="00822FD4">
        <w:rPr>
          <w:rFonts w:ascii="Times New Roman" w:eastAsia="宋体" w:hAnsi="Times New Roman" w:cs="Times New Roman" w:hint="eastAsia"/>
          <w:szCs w:val="21"/>
        </w:rPr>
        <w:t>参数</w:t>
      </w:r>
      <w:r w:rsidRPr="00822FD4">
        <w:rPr>
          <w:rFonts w:ascii="Times New Roman" w:eastAsia="宋体" w:hAnsi="Times New Roman" w:cs="Times New Roman" w:hint="eastAsia"/>
          <w:szCs w:val="21"/>
        </w:rPr>
        <w:t>string</w:t>
      </w:r>
      <w:r w:rsidRPr="00822FD4">
        <w:rPr>
          <w:rFonts w:ascii="Times New Roman" w:eastAsia="宋体" w:hAnsi="Times New Roman" w:cs="Times New Roman" w:hint="eastAsia"/>
          <w:szCs w:val="21"/>
        </w:rPr>
        <w:t>为字符数组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# </w:t>
      </w:r>
      <w:r w:rsidRPr="00822FD4">
        <w:rPr>
          <w:rFonts w:ascii="Times New Roman" w:eastAsia="宋体" w:hAnsi="Times New Roman" w:cs="Times New Roman" w:hint="eastAsia"/>
          <w:szCs w:val="21"/>
        </w:rPr>
        <w:t>参数</w:t>
      </w:r>
      <w:r w:rsidRPr="00822FD4">
        <w:rPr>
          <w:rFonts w:ascii="Times New Roman" w:eastAsia="宋体" w:hAnsi="Times New Roman" w:cs="Times New Roman" w:hint="eastAsia"/>
          <w:szCs w:val="21"/>
        </w:rPr>
        <w:t>length</w:t>
      </w:r>
      <w:r w:rsidRPr="00822FD4">
        <w:rPr>
          <w:rFonts w:ascii="Times New Roman" w:eastAsia="宋体" w:hAnsi="Times New Roman" w:cs="Times New Roman" w:hint="eastAsia"/>
          <w:szCs w:val="21"/>
        </w:rPr>
        <w:t>为字符串的真实长度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# </w:t>
      </w:r>
      <w:r w:rsidRPr="00822FD4">
        <w:rPr>
          <w:rFonts w:ascii="Times New Roman" w:eastAsia="宋体" w:hAnsi="Times New Roman" w:cs="Times New Roman" w:hint="eastAsia"/>
          <w:szCs w:val="21"/>
        </w:rPr>
        <w:t>返回新字符串的真实长度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def replaceBlank(self, string, length):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if string is None: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return length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f = 0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L = len(string)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for i in range(len(string)):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if string[i] == ' ':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    string[i] = '%20'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    f+=1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return L-f+f*3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#</w:t>
      </w:r>
      <w:r w:rsidRPr="00822FD4">
        <w:rPr>
          <w:rFonts w:ascii="Times New Roman" w:eastAsia="宋体" w:hAnsi="Times New Roman" w:cs="Times New Roman" w:hint="eastAsia"/>
          <w:szCs w:val="21"/>
        </w:rPr>
        <w:t>主函数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if __name__ == '__main__':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solution = Solution()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si = "Mr John Smith"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s1 = list(si)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ans = solution.replaceBlank(s1, 13)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so = ''.join(s1)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输入字符串：</w:t>
      </w:r>
      <w:r w:rsidRPr="00822FD4">
        <w:rPr>
          <w:rFonts w:ascii="Times New Roman" w:eastAsia="宋体" w:hAnsi="Times New Roman" w:cs="Times New Roman" w:hint="eastAsia"/>
          <w:szCs w:val="21"/>
        </w:rPr>
        <w:t>", si)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输出字符串：</w:t>
      </w:r>
      <w:r w:rsidRPr="00822FD4">
        <w:rPr>
          <w:rFonts w:ascii="Times New Roman" w:eastAsia="宋体" w:hAnsi="Times New Roman" w:cs="Times New Roman" w:hint="eastAsia"/>
          <w:szCs w:val="21"/>
        </w:rPr>
        <w:t>", so)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输出其长度：</w:t>
      </w:r>
      <w:r w:rsidRPr="00822FD4">
        <w:rPr>
          <w:rFonts w:ascii="Times New Roman" w:eastAsia="宋体" w:hAnsi="Times New Roman" w:cs="Times New Roman" w:hint="eastAsia"/>
          <w:szCs w:val="21"/>
        </w:rPr>
        <w:t>", ans)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57" w:name="_Toc10453031"/>
      <w:bookmarkStart w:id="1158" w:name="_Toc17299705"/>
      <w:bookmarkStart w:id="1159" w:name="_Toc17300779"/>
      <w:bookmarkStart w:id="1160" w:name="_Toc17301087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282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字符串压缩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57"/>
      <w:bookmarkEnd w:id="1158"/>
      <w:bookmarkEnd w:id="1159"/>
      <w:bookmarkEnd w:id="1160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class Solution: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"""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lastRenderedPageBreak/>
        <w:t xml:space="preserve">    </w:t>
      </w:r>
      <w:r w:rsidRPr="00822FD4">
        <w:rPr>
          <w:rFonts w:ascii="Times New Roman" w:eastAsia="宋体" w:hAnsi="Times New Roman" w:cs="Times New Roman" w:hint="eastAsia"/>
          <w:szCs w:val="21"/>
        </w:rPr>
        <w:t>参数</w:t>
      </w:r>
      <w:r w:rsidRPr="00822FD4">
        <w:rPr>
          <w:rFonts w:ascii="Times New Roman" w:eastAsia="宋体" w:hAnsi="Times New Roman" w:cs="Times New Roman" w:hint="eastAsia"/>
          <w:szCs w:val="21"/>
        </w:rPr>
        <w:t>originalString</w:t>
      </w:r>
      <w:r w:rsidRPr="00822FD4">
        <w:rPr>
          <w:rFonts w:ascii="Times New Roman" w:eastAsia="宋体" w:hAnsi="Times New Roman" w:cs="Times New Roman" w:hint="eastAsia"/>
          <w:szCs w:val="21"/>
        </w:rPr>
        <w:t>为字符串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</w:t>
      </w:r>
      <w:r w:rsidRPr="00822FD4">
        <w:rPr>
          <w:rFonts w:ascii="Times New Roman" w:eastAsia="宋体" w:hAnsi="Times New Roman" w:cs="Times New Roman" w:hint="eastAsia"/>
          <w:szCs w:val="21"/>
        </w:rPr>
        <w:t>返回压缩字符串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"""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def compress(self, originalString):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l = len(originalString)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if l &lt;=2 : 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return originalString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length = 1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res = ""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for i in range(1,l):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if originalString[i] != originalString[i-1]: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    res = res + originalString[i-1] + str(length)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    length = 1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else: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    length += 1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if originalString[-1] != originalString[-2]: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res = res + originalString[-1] + "1"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else: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res = res + originalString[i-1] + str(length)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if len(originalString)&lt;=len(res):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return originalString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else: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return res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#</w:t>
      </w:r>
      <w:r w:rsidRPr="00822FD4">
        <w:rPr>
          <w:rFonts w:ascii="Times New Roman" w:eastAsia="宋体" w:hAnsi="Times New Roman" w:cs="Times New Roman" w:hint="eastAsia"/>
          <w:szCs w:val="21"/>
        </w:rPr>
        <w:t>主函数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if __name__ == '__main__':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solution = Solution()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si = "aabcccccaaa"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arr = list(si)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/>
          <w:szCs w:val="21"/>
        </w:rPr>
        <w:t xml:space="preserve">    ans = solution.compress(arr)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输入为：</w:t>
      </w:r>
      <w:r w:rsidRPr="00822FD4">
        <w:rPr>
          <w:rFonts w:ascii="Times New Roman" w:eastAsia="宋体" w:hAnsi="Times New Roman" w:cs="Times New Roman" w:hint="eastAsia"/>
          <w:szCs w:val="21"/>
        </w:rPr>
        <w:t>", si)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输出为：</w:t>
      </w:r>
      <w:r w:rsidRPr="00822FD4">
        <w:rPr>
          <w:rFonts w:ascii="Times New Roman" w:eastAsia="宋体" w:hAnsi="Times New Roman" w:cs="Times New Roman" w:hint="eastAsia"/>
          <w:szCs w:val="21"/>
        </w:rPr>
        <w:t>", ans)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61" w:name="_Toc10453032"/>
      <w:bookmarkStart w:id="1162" w:name="_Toc17299706"/>
      <w:bookmarkStart w:id="1163" w:name="_Toc17300780"/>
      <w:bookmarkStart w:id="1164" w:name="_Toc17301088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283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数组的最大值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61"/>
      <w:bookmarkEnd w:id="1162"/>
      <w:bookmarkEnd w:id="1163"/>
      <w:bookmarkEnd w:id="1164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class Solution: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def max_num(self, arr):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if arr == []: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return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maxnum = arr[0]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for x in arr: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if x &gt; maxnum: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    maxnum = x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lastRenderedPageBreak/>
        <w:t xml:space="preserve">        return maxnum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#</w:t>
      </w:r>
      <w:r w:rsidRPr="00822FD4">
        <w:rPr>
          <w:rFonts w:ascii="Times New Roman" w:eastAsia="宋体" w:hAnsi="Times New Roman" w:cs="Times New Roman" w:hint="eastAsia"/>
          <w:szCs w:val="21"/>
        </w:rPr>
        <w:t>主函数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if __name__ == '__main__':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solution = Solution()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arr = [1.0, 2.1, -3.3]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ans = solution.max_num(arr)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输入为：</w:t>
      </w:r>
      <w:r w:rsidRPr="00822FD4">
        <w:rPr>
          <w:rFonts w:ascii="Times New Roman" w:eastAsia="宋体" w:hAnsi="Times New Roman" w:cs="Times New Roman" w:hint="eastAsia"/>
          <w:szCs w:val="21"/>
        </w:rPr>
        <w:t>", arr)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输出为：</w:t>
      </w:r>
      <w:r w:rsidRPr="00822FD4">
        <w:rPr>
          <w:rFonts w:ascii="Times New Roman" w:eastAsia="宋体" w:hAnsi="Times New Roman" w:cs="Times New Roman" w:hint="eastAsia"/>
          <w:szCs w:val="21"/>
        </w:rPr>
        <w:t>", ans)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65" w:name="_Toc10453033"/>
      <w:bookmarkStart w:id="1166" w:name="_Toc17299707"/>
      <w:bookmarkStart w:id="1167" w:name="_Toc17300781"/>
      <w:bookmarkStart w:id="1168" w:name="_Toc17301089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2</w:t>
      </w:r>
      <w:r w:rsidR="00360C37">
        <w:rPr>
          <w:rFonts w:ascii="黑体" w:eastAsia="黑体" w:hAnsi="宋体" w:cs="Times New Roman"/>
          <w:bCs/>
          <w:sz w:val="28"/>
          <w:szCs w:val="28"/>
        </w:rPr>
        <w:t>84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无序链表的重复项删除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65"/>
      <w:bookmarkEnd w:id="1166"/>
      <w:bookmarkEnd w:id="1167"/>
      <w:bookmarkEnd w:id="1168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class ListNode(object):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def __init__(self, val):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self.val = val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self.next = None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class Solution: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"""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    </w:t>
      </w:r>
      <w:r w:rsidRPr="00822FD4">
        <w:rPr>
          <w:rFonts w:ascii="Times New Roman" w:eastAsia="宋体" w:hAnsi="Times New Roman" w:cs="Times New Roman"/>
          <w:szCs w:val="21"/>
        </w:rPr>
        <w:t xml:space="preserve"> </w:t>
      </w:r>
      <w:r w:rsidRPr="00822FD4">
        <w:rPr>
          <w:rFonts w:ascii="Times New Roman" w:eastAsia="宋体" w:hAnsi="Times New Roman" w:cs="Times New Roman" w:hint="eastAsia"/>
          <w:szCs w:val="21"/>
        </w:rPr>
        <w:t>参数</w:t>
      </w:r>
      <w:r w:rsidRPr="00822FD4">
        <w:rPr>
          <w:rFonts w:ascii="Times New Roman" w:eastAsia="宋体" w:hAnsi="Times New Roman" w:cs="Times New Roman" w:hint="eastAsia"/>
          <w:szCs w:val="21"/>
        </w:rPr>
        <w:t>head</w:t>
      </w:r>
      <w:r w:rsidRPr="00822FD4">
        <w:rPr>
          <w:rFonts w:ascii="Times New Roman" w:eastAsia="宋体" w:hAnsi="Times New Roman" w:cs="Times New Roman" w:hint="eastAsia"/>
          <w:szCs w:val="21"/>
        </w:rPr>
        <w:t>为链表的第一个节点。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    </w:t>
      </w:r>
      <w:r w:rsidRPr="00822FD4">
        <w:rPr>
          <w:rFonts w:ascii="Times New Roman" w:eastAsia="宋体" w:hAnsi="Times New Roman" w:cs="Times New Roman"/>
          <w:szCs w:val="21"/>
        </w:rPr>
        <w:t xml:space="preserve"> </w:t>
      </w:r>
      <w:r w:rsidRPr="00822FD4">
        <w:rPr>
          <w:rFonts w:ascii="Times New Roman" w:eastAsia="宋体" w:hAnsi="Times New Roman" w:cs="Times New Roman" w:hint="eastAsia"/>
          <w:szCs w:val="21"/>
        </w:rPr>
        <w:t>返回头结点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"""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def removeDuplicates(self, head):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seen, root, pre = set(), head, ListNode(-1)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while head: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if head.val not in seen: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    pre.next = head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    seen.add(head.val)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    pre = head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    head = head.next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pre.next = None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return root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#</w:t>
      </w:r>
      <w:r w:rsidRPr="00822FD4">
        <w:rPr>
          <w:rFonts w:ascii="Times New Roman" w:eastAsia="宋体" w:hAnsi="Times New Roman" w:cs="Times New Roman" w:hint="eastAsia"/>
          <w:szCs w:val="21"/>
        </w:rPr>
        <w:t>主函数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>if __name__ == '__main__':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solution = Solution()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l0 = ListNode(1)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l1 = ListNode(2)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l2 = ListNode(2)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l3 = ListNode(2)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l0.next = l1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l1.next = l2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l2.next = l3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root = solution.removeDuplicates(l0)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a = [root.val, root.next.val]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lastRenderedPageBreak/>
        <w:t xml:space="preserve">    if a == [1, 2]: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输入：</w:t>
      </w:r>
      <w:r w:rsidRPr="00822FD4">
        <w:rPr>
          <w:rFonts w:ascii="Times New Roman" w:eastAsia="宋体" w:hAnsi="Times New Roman" w:cs="Times New Roman" w:hint="eastAsia"/>
          <w:szCs w:val="21"/>
        </w:rPr>
        <w:t xml:space="preserve"> 1-&gt;2-&gt;2-&gt;2-&gt;null")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print("</w:t>
      </w:r>
      <w:r w:rsidRPr="00822FD4">
        <w:rPr>
          <w:rFonts w:ascii="Times New Roman" w:eastAsia="宋体" w:hAnsi="Times New Roman" w:cs="Times New Roman" w:hint="eastAsia"/>
          <w:szCs w:val="21"/>
        </w:rPr>
        <w:t>输出：</w:t>
      </w:r>
      <w:r w:rsidRPr="00822FD4">
        <w:rPr>
          <w:rFonts w:ascii="Times New Roman" w:eastAsia="宋体" w:hAnsi="Times New Roman" w:cs="Times New Roman" w:hint="eastAsia"/>
          <w:szCs w:val="21"/>
        </w:rPr>
        <w:t xml:space="preserve"> 1-&gt;2-&gt;null")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else:</w:t>
      </w:r>
    </w:p>
    <w:p w:rsidR="00822FD4" w:rsidRPr="00822FD4" w:rsidRDefault="00822FD4" w:rsidP="008F25D0">
      <w:pPr>
        <w:rPr>
          <w:rFonts w:ascii="Times New Roman" w:eastAsia="宋体" w:hAnsi="Times New Roman" w:cs="Times New Roman"/>
          <w:szCs w:val="21"/>
        </w:rPr>
      </w:pPr>
      <w:r w:rsidRPr="00822FD4">
        <w:rPr>
          <w:rFonts w:ascii="Times New Roman" w:eastAsia="宋体" w:hAnsi="Times New Roman" w:cs="Times New Roman" w:hint="eastAsia"/>
          <w:szCs w:val="21"/>
        </w:rPr>
        <w:t xml:space="preserve">        print("Error")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69" w:name="_Toc10453034"/>
      <w:bookmarkStart w:id="1170" w:name="_Toc17299708"/>
      <w:bookmarkStart w:id="1171" w:name="_Toc17300782"/>
      <w:bookmarkStart w:id="1172" w:name="_Toc17301090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285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在O(1)时间复杂度删除链表节点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69"/>
      <w:bookmarkEnd w:id="1170"/>
      <w:bookmarkEnd w:id="1171"/>
      <w:bookmarkEnd w:id="1172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#</w:t>
      </w:r>
      <w:r w:rsidRPr="00822FD4">
        <w:rPr>
          <w:rFonts w:ascii="Courier New" w:eastAsia="宋体" w:hAnsi="Courier New" w:cs="Courier New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node</w:t>
      </w:r>
      <w:r w:rsidRPr="00822FD4">
        <w:rPr>
          <w:rFonts w:ascii="Courier New" w:eastAsia="宋体" w:hAnsi="Courier New" w:cs="Courier New"/>
          <w:sz w:val="18"/>
          <w:szCs w:val="18"/>
        </w:rPr>
        <w:t>是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要删除的节点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无返回值，操作完毕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ListNode(object):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__init__(self, val, next=None):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self.val = val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self.next = next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deleteNode(self, node):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node.next is None: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node = None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node.val = node.next.val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node.next = node.next.next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#</w:t>
      </w:r>
      <w:r w:rsidRPr="00822FD4">
        <w:rPr>
          <w:rFonts w:ascii="Courier New" w:eastAsia="宋体" w:hAnsi="Courier New" w:cs="Courier New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node1=ListNode(1)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node2=ListNode(2)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node3=ListNode(3)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node4=ListNode(4)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node1.next=ListNode(2)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node2.next=ListNode(3)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node3.next=ListNode(4)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 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输入是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:",node1.val,node2.val,node3.val,node4.val)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solution.deleteNode(node3)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删除节点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3")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输出是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:",node1.val,node2.val,node3.val)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73" w:name="_Toc10453035"/>
      <w:bookmarkStart w:id="1174" w:name="_Toc17299709"/>
      <w:bookmarkStart w:id="1175" w:name="_Toc17300783"/>
      <w:bookmarkStart w:id="1176" w:name="_Toc17301091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286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将数组重新排序以构造最小值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73"/>
      <w:bookmarkEnd w:id="1174"/>
      <w:bookmarkEnd w:id="1175"/>
      <w:bookmarkEnd w:id="1176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from functools import cmp_to_key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cmp(self,a,b):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a+b&gt;b+a: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a+b&lt;b+a: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-1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else: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0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PrintMinNumber(self,numbers):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not numbers: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number = list(map(str,numbers))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number.sort(key=cmp_to_key(self.cmp))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"".join(number).lstrip('0') or '0'    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generation=[3,32,321]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 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输入是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:",generation)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输出是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:",solution.PrintMinNumber(generation))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77" w:name="_Toc10453036"/>
      <w:bookmarkStart w:id="1178" w:name="_Toc17299710"/>
      <w:bookmarkStart w:id="1179" w:name="_Toc17300784"/>
      <w:bookmarkStart w:id="1180" w:name="_Toc17301092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287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两个链表的交叉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77"/>
      <w:bookmarkEnd w:id="1178"/>
      <w:bookmarkEnd w:id="1179"/>
      <w:bookmarkEnd w:id="1180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/>
          <w:sz w:val="18"/>
          <w:szCs w:val="18"/>
        </w:rPr>
        <w:t>list_a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是一个链表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/>
          <w:sz w:val="18"/>
          <w:szCs w:val="18"/>
        </w:rPr>
        <w:t>list_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b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是另一个链表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无返回值，直接打印出结果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ListNode: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__init__(self, val=None, next=None):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self.value = val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self.next = next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get_list_length(self, head):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"""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获取链表长度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length = 0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while head: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length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head = head.next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length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get_intersect_node(self, list_a, list_b):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length_a = self.get_list_length(list_a)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length_b = self.get_list_length(list_b)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cur1, cur2 = list_a, list_b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 xml:space="preserve">        if length_a &gt; length_b: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for i in range(length_a - length_b):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cur1 = cur1.next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else: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for i in range(length_b - length_a):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cur2 = cur2.next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flag = False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while cur1 and cur2: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cur1.value == cur2.value: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print(cur1.value)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flag = True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break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else: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cur1 = cur1.next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cur2 = cur2.next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not flag: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print('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链表没有交叉结点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')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#</w:t>
      </w:r>
      <w:r w:rsidRPr="00822FD4">
        <w:rPr>
          <w:rFonts w:ascii="Courier New" w:eastAsia="宋体" w:hAnsi="Courier New" w:cs="Courier New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 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list_a = ListNode('a1', ListNode('a2', ListNode('c1', ListNode('c2', ListNode('c3')))))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list_b = ListNode('b1', ListNode('b2', ListNode('b3', ListNode('c1', ListNode('c2', ListNode('c3'))))))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print("a = a1 a2 c1 c2 c3")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print("b = b1 b2 b3 c1 c2 c3")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solution.get_intersect_node(list_a,list_b)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81" w:name="_Toc10453037"/>
      <w:bookmarkStart w:id="1182" w:name="_Toc17299711"/>
      <w:bookmarkStart w:id="1183" w:name="_Toc17300785"/>
      <w:bookmarkStart w:id="1184" w:name="_Toc17301093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288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螺旋矩阵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81"/>
      <w:bookmarkEnd w:id="1182"/>
      <w:bookmarkEnd w:id="1183"/>
      <w:bookmarkEnd w:id="1184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n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是指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1</w:t>
      </w:r>
      <w:r w:rsidRPr="00822FD4">
        <w:rPr>
          <w:rFonts w:ascii="Courier New" w:eastAsia="宋体" w:hAnsi="Courier New" w:cs="Courier New"/>
          <w:sz w:val="18"/>
          <w:szCs w:val="18"/>
        </w:rPr>
        <w:t xml:space="preserve">23 …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n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任意一个整型数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返回值是一个矩阵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generateMatrix(self, n):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n == 0: return []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matrix = [[0 for i in range(n)] for j in range(n)]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up = 0; down = len(matrix)-1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left = 0; right = len(matrix[0])-1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direct = 0; count = 0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while True: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if direct == 0: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for i in range(left, right+1):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count += 1; matrix[up][i] = count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up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direct == 1: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for i in range(up, down+1):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count += 1; matrix[i][right] = count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right -=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direct == 2: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for i in range(right, left-1, -1):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count += 1; matrix[down][i] = count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down -=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direct == 3: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for i in range(down, up-1, -1):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count += 1; matrix[i][left] = count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left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count == n*n: return matrix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direct = (direct+1) % 4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n=3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 = 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n = ", n)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",solution.generateMatrix(n))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85" w:name="_Toc10453038"/>
      <w:bookmarkStart w:id="1186" w:name="_Toc17299712"/>
      <w:bookmarkStart w:id="1187" w:name="_Toc17300786"/>
      <w:bookmarkStart w:id="1188" w:name="_Toc17301094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289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三角形计数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85"/>
      <w:bookmarkEnd w:id="1186"/>
      <w:bookmarkEnd w:id="1187"/>
      <w:bookmarkEnd w:id="1188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S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是一个正整数数组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返回值</w:t>
      </w:r>
      <w:r w:rsidRPr="00822FD4">
        <w:rPr>
          <w:rFonts w:ascii="Courier New" w:eastAsia="宋体" w:hAnsi="Courier New" w:cs="Courier New"/>
          <w:sz w:val="18"/>
          <w:szCs w:val="18"/>
        </w:rPr>
        <w:t>count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是计数结果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triangleCount(self, S):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len(S)&lt;3: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return;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count=0;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S.sort();#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从小到大排序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for i in range(0,len(S)):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for j in range(i+1,len(S)):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w,r=i+1,j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target=S[j]-S[i]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while w&lt;r: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mid=(w +r)//2  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取整数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S_mid=S[mid]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        if S_mid&gt;target: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r=mid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else: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w=mid+1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count+=(j-w)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count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generation=[3,4,6,7]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 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 generation)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",solution.triangleCount(generation))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89" w:name="_Toc10453039"/>
      <w:bookmarkStart w:id="1190" w:name="_Toc17299713"/>
      <w:bookmarkStart w:id="1191" w:name="_Toc17300787"/>
      <w:bookmarkStart w:id="1192" w:name="_Toc17301095"/>
      <w:r w:rsidRPr="00822FD4">
        <w:rPr>
          <w:rFonts w:ascii="黑体" w:eastAsia="黑体" w:hAnsi="宋体" w:cs="Times New Roman" w:hint="eastAsia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290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】买卖股票的最佳时机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89"/>
      <w:bookmarkEnd w:id="1190"/>
      <w:bookmarkEnd w:id="1191"/>
      <w:bookmarkEnd w:id="1192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3</w:t>
      </w:r>
      <w:r w:rsidRPr="00822FD4">
        <w:rPr>
          <w:rFonts w:ascii="黑体" w:eastAsia="黑体" w:hAnsi="等线 Light" w:cs="Times New Roman"/>
          <w:bCs/>
          <w:sz w:val="24"/>
          <w:szCs w:val="24"/>
        </w:rPr>
        <w:t>.</w:t>
      </w: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代码实现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class Solution: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"""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</w:t>
      </w:r>
      <w:r w:rsidRPr="00822FD4">
        <w:rPr>
          <w:rFonts w:ascii="Courier New" w:hAnsi="Courier New" w:cs="Courier New" w:hint="eastAsia"/>
          <w:sz w:val="18"/>
        </w:rPr>
        <w:t>参数</w:t>
      </w:r>
      <w:r w:rsidRPr="00822FD4">
        <w:rPr>
          <w:rFonts w:ascii="Courier New" w:hAnsi="Courier New" w:cs="Courier New"/>
          <w:sz w:val="18"/>
        </w:rPr>
        <w:t>k</w:t>
      </w:r>
      <w:r w:rsidRPr="00822FD4">
        <w:rPr>
          <w:rFonts w:ascii="Courier New" w:hAnsi="Courier New" w:cs="Courier New" w:hint="eastAsia"/>
          <w:sz w:val="18"/>
        </w:rPr>
        <w:t>为整数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</w:t>
      </w:r>
      <w:r w:rsidRPr="00822FD4">
        <w:rPr>
          <w:rFonts w:ascii="Courier New" w:hAnsi="Courier New" w:cs="Courier New" w:hint="eastAsia"/>
          <w:sz w:val="18"/>
        </w:rPr>
        <w:t>参数</w:t>
      </w:r>
      <w:r w:rsidRPr="00822FD4">
        <w:rPr>
          <w:rFonts w:ascii="Courier New" w:hAnsi="Courier New" w:cs="Courier New"/>
          <w:sz w:val="18"/>
        </w:rPr>
        <w:t>prices</w:t>
      </w:r>
      <w:r w:rsidRPr="00822FD4">
        <w:rPr>
          <w:rFonts w:ascii="Courier New" w:hAnsi="Courier New" w:cs="Courier New" w:hint="eastAsia"/>
          <w:sz w:val="18"/>
        </w:rPr>
        <w:t>为整数数组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</w:t>
      </w:r>
      <w:r w:rsidRPr="00822FD4">
        <w:rPr>
          <w:rFonts w:ascii="Courier New" w:hAnsi="Courier New" w:cs="Courier New" w:hint="eastAsia"/>
          <w:sz w:val="18"/>
        </w:rPr>
        <w:t>返回整数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"""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def maxProfit(self, k, prices):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size = len(prices)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if k &gt;= size / 2: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return self.quickSolve(size, prices)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dp = [-10000] * (2 * k + 1)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dp[0] = 0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for i in range(size):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for j in range(min(2 * k, i + 1) , 0 , -1):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    dp[j] = max(dp[j], dp[j - 1] + prices[i] * [1, -1][j % 2])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return max(dp)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def quickSolve(self, size, prices):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sum = 0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for x in range(size - 1):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if prices[x + 1] &gt; prices[x]: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    sum += prices[x + 1] - prices[x]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return sum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#</w:t>
      </w:r>
      <w:r w:rsidRPr="00822FD4">
        <w:rPr>
          <w:rFonts w:ascii="Courier New" w:hAnsi="Courier New" w:cs="Courier New" w:hint="eastAsia"/>
          <w:sz w:val="18"/>
        </w:rPr>
        <w:t>主函数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if __name__ == "__main__":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solution=Solution()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price=[4,4,6,1,1,4,2,5]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k=2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lastRenderedPageBreak/>
        <w:t xml:space="preserve">    maxprofit=solution.maxProfit(k,price)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输入价格为：</w:t>
      </w:r>
      <w:r w:rsidRPr="00822FD4">
        <w:rPr>
          <w:rFonts w:ascii="Courier New" w:hAnsi="Courier New" w:cs="Courier New" w:hint="eastAsia"/>
          <w:sz w:val="18"/>
        </w:rPr>
        <w:t>",price)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交易次数为：</w:t>
      </w:r>
      <w:r w:rsidRPr="00822FD4">
        <w:rPr>
          <w:rFonts w:ascii="Courier New" w:hAnsi="Courier New" w:cs="Courier New" w:hint="eastAsia"/>
          <w:sz w:val="18"/>
        </w:rPr>
        <w:t>",k)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最大利润为：</w:t>
      </w:r>
      <w:r w:rsidRPr="00822FD4">
        <w:rPr>
          <w:rFonts w:ascii="Courier New" w:hAnsi="Courier New" w:cs="Courier New" w:hint="eastAsia"/>
          <w:sz w:val="18"/>
        </w:rPr>
        <w:t>",maxprofit)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93" w:name="_Toc10453040"/>
      <w:bookmarkStart w:id="1194" w:name="_Toc17299714"/>
      <w:bookmarkStart w:id="1195" w:name="_Toc17300788"/>
      <w:bookmarkStart w:id="1196" w:name="_Toc17301096"/>
      <w:r w:rsidRPr="00822FD4">
        <w:rPr>
          <w:rFonts w:ascii="黑体" w:eastAsia="黑体" w:hAnsi="宋体" w:cs="Times New Roman" w:hint="eastAsia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291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】加一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93"/>
      <w:bookmarkEnd w:id="1194"/>
      <w:bookmarkEnd w:id="1195"/>
      <w:bookmarkEnd w:id="1196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3</w:t>
      </w:r>
      <w:r w:rsidRPr="00822FD4">
        <w:rPr>
          <w:rFonts w:ascii="黑体" w:eastAsia="黑体" w:hAnsi="等线 Light" w:cs="Times New Roman"/>
          <w:bCs/>
          <w:sz w:val="24"/>
          <w:szCs w:val="24"/>
        </w:rPr>
        <w:t>.</w:t>
      </w:r>
      <w:r w:rsidRPr="00822FD4">
        <w:rPr>
          <w:rFonts w:ascii="黑体" w:eastAsia="黑体" w:hAnsi="等线 Light" w:cs="Times New Roman" w:hint="eastAsia"/>
          <w:bCs/>
          <w:sz w:val="24"/>
          <w:szCs w:val="24"/>
        </w:rPr>
        <w:t>代码实现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class Solution: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#</w:t>
      </w:r>
      <w:r w:rsidRPr="00822FD4">
        <w:rPr>
          <w:rFonts w:ascii="Courier New" w:hAnsi="Courier New" w:cs="Courier New" w:hint="eastAsia"/>
          <w:sz w:val="18"/>
        </w:rPr>
        <w:t>参数</w:t>
      </w:r>
      <w:r w:rsidRPr="00822FD4">
        <w:rPr>
          <w:rFonts w:ascii="Courier New" w:hAnsi="Courier New" w:cs="Courier New"/>
          <w:sz w:val="18"/>
        </w:rPr>
        <w:t>digits</w:t>
      </w:r>
      <w:r w:rsidRPr="00822FD4">
        <w:rPr>
          <w:rFonts w:ascii="Courier New" w:hAnsi="Courier New" w:cs="Courier New" w:hint="eastAsia"/>
          <w:sz w:val="18"/>
        </w:rPr>
        <w:t>为整数数组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#</w:t>
      </w:r>
      <w:r w:rsidRPr="00822FD4">
        <w:rPr>
          <w:rFonts w:ascii="Courier New" w:hAnsi="Courier New" w:cs="Courier New" w:hint="eastAsia"/>
          <w:sz w:val="18"/>
        </w:rPr>
        <w:t>返回整数数组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def plusOne(self, digits):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digits = list(reversed(digits))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digits[0] += 1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i, carry = 0, 0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while i &lt; len(digits):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next_carry = (digits[i] + carry) // 10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digits[i] = (digits[i] + carry) % 10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i, carry = i + 1, next_carry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if carry &gt; 0: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    digits.append(carry)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    return list(reversed(digits))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#</w:t>
      </w:r>
      <w:r w:rsidRPr="00822FD4">
        <w:rPr>
          <w:rFonts w:ascii="Courier New" w:hAnsi="Courier New" w:cs="Courier New" w:hint="eastAsia"/>
          <w:sz w:val="18"/>
        </w:rPr>
        <w:t>主函数</w:t>
      </w:r>
    </w:p>
    <w:p w:rsidR="00822FD4" w:rsidRPr="00822FD4" w:rsidRDefault="00822FD4" w:rsidP="008F25D0">
      <w:pPr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>if __name__ =="__main__":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solution=Solution()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num=[9,9,9]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/>
          <w:sz w:val="18"/>
        </w:rPr>
        <w:t xml:space="preserve">    answer=solution.plusOne(num)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输入为：</w:t>
      </w:r>
      <w:r w:rsidRPr="00822FD4">
        <w:rPr>
          <w:rFonts w:ascii="Courier New" w:hAnsi="Courier New" w:cs="Courier New" w:hint="eastAsia"/>
          <w:sz w:val="18"/>
        </w:rPr>
        <w:t>",num)</w:t>
      </w:r>
    </w:p>
    <w:p w:rsidR="00822FD4" w:rsidRPr="00822FD4" w:rsidRDefault="00822FD4" w:rsidP="008F25D0">
      <w:pPr>
        <w:ind w:firstLineChars="200" w:firstLine="360"/>
        <w:rPr>
          <w:rFonts w:ascii="Courier New" w:hAnsi="Courier New" w:cs="Courier New"/>
          <w:sz w:val="18"/>
        </w:rPr>
      </w:pPr>
      <w:r w:rsidRPr="00822FD4">
        <w:rPr>
          <w:rFonts w:ascii="Courier New" w:hAnsi="Courier New" w:cs="Courier New" w:hint="eastAsia"/>
          <w:sz w:val="18"/>
        </w:rPr>
        <w:t xml:space="preserve">    print("</w:t>
      </w:r>
      <w:r w:rsidRPr="00822FD4">
        <w:rPr>
          <w:rFonts w:ascii="Courier New" w:hAnsi="Courier New" w:cs="Courier New" w:hint="eastAsia"/>
          <w:sz w:val="18"/>
        </w:rPr>
        <w:t>输出为：</w:t>
      </w:r>
      <w:r w:rsidRPr="00822FD4">
        <w:rPr>
          <w:rFonts w:ascii="Courier New" w:hAnsi="Courier New" w:cs="Courier New" w:hint="eastAsia"/>
          <w:sz w:val="18"/>
        </w:rPr>
        <w:t>",answer)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197" w:name="_Toc10453041"/>
      <w:bookmarkStart w:id="1198" w:name="_Toc17299715"/>
      <w:bookmarkStart w:id="1199" w:name="_Toc17300789"/>
      <w:bookmarkStart w:id="1200" w:name="_Toc17301097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292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炸弹袭击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197"/>
      <w:bookmarkEnd w:id="1198"/>
      <w:bookmarkEnd w:id="1199"/>
      <w:bookmarkEnd w:id="1200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grid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是一个表示二维网格的数组，由</w:t>
      </w:r>
      <w:r w:rsidRPr="00822FD4">
        <w:rPr>
          <w:rFonts w:ascii="Courier New" w:eastAsia="宋体" w:hAnsi="Courier New" w:cs="Courier New"/>
          <w:sz w:val="18"/>
          <w:szCs w:val="18"/>
        </w:rPr>
        <w:t>'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W</w:t>
      </w:r>
      <w:r w:rsidRPr="00822FD4">
        <w:rPr>
          <w:rFonts w:ascii="Courier New" w:eastAsia="宋体" w:hAnsi="Courier New" w:cs="Courier New"/>
          <w:sz w:val="18"/>
          <w:szCs w:val="18"/>
        </w:rPr>
        <w:t>' '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E</w:t>
      </w:r>
      <w:r w:rsidRPr="00822FD4">
        <w:rPr>
          <w:rFonts w:ascii="Courier New" w:eastAsia="宋体" w:hAnsi="Courier New" w:cs="Courier New"/>
          <w:sz w:val="18"/>
          <w:szCs w:val="18"/>
        </w:rPr>
        <w:t>' '0'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组成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返回值</w:t>
      </w:r>
      <w:r w:rsidRPr="00822FD4">
        <w:rPr>
          <w:rFonts w:ascii="Courier New" w:eastAsia="宋体" w:hAnsi="Courier New" w:cs="Courier New"/>
          <w:sz w:val="18"/>
          <w:szCs w:val="18"/>
        </w:rPr>
        <w:t>result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是放置一个炸弹后消灭敌人的最大数量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maxKilledEnemies(self, grid):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m, n = len(grid), 0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m: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n = len(grid[0])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result, rows = 0, 0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 xml:space="preserve">        cols = [0 for i in range(n)]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for i in range(m):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for j in range(n):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if j == 0 or grid[i][j-1] == 'W':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rows = 0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for k in range(j, n):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if grid[i][k] == 'W':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    break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if grid[i][k] == 'E':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    rows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if i == 0 or grid[i-1][j] == 'W':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cols[j] = 0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for k in range(i, m):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if grid[k][j] == 'W':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    break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if grid[k][j] == 'E':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        cols[j]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if grid[i][j] == '0' and rows + cols[j] &gt; result: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result = rows + cols[j]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result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generation =[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"0E00",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"E0WE",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"0E00"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 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 generation)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 solution.maxKilledEnemies(generation))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01" w:name="_Toc10453042"/>
      <w:bookmarkStart w:id="1202" w:name="_Toc17299716"/>
      <w:bookmarkStart w:id="1203" w:name="_Toc17300790"/>
      <w:bookmarkStart w:id="1204" w:name="_Toc17301098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293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组合总和 IV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201"/>
      <w:bookmarkEnd w:id="1202"/>
      <w:bookmarkEnd w:id="1203"/>
      <w:bookmarkEnd w:id="1204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nums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是一个不重复的正整型数组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/>
          <w:sz w:val="18"/>
          <w:szCs w:val="18"/>
        </w:rPr>
        <w:t>target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是一个整数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返回值是一个整数，表示组合方式的个数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backPackVI(self, nums, target):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row = len(nums)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col = target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dp = [0 for i in range(col + 1)]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dp[0] 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 xml:space="preserve">        for j in range(1, col + 1):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for i in range(1, row + 1):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if nums[i - 1] &gt; j: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    continue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dp[j] += dp[j - nums[i - 1]]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dp[-1]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generation=[1,2,4]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target=4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 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 generation)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 solution.backPackVI(generation,target))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05" w:name="_Toc10453043"/>
      <w:bookmarkStart w:id="1206" w:name="_Toc17299717"/>
      <w:bookmarkStart w:id="1207" w:name="_Toc17300791"/>
      <w:bookmarkStart w:id="1208" w:name="_Toc17301099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294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向循环有序链表插入节点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205"/>
      <w:bookmarkEnd w:id="1206"/>
      <w:bookmarkEnd w:id="1207"/>
      <w:bookmarkEnd w:id="1208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node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是要插入的链表节点序列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x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是一个整数，表示插入的新的节点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返回值</w:t>
      </w:r>
      <w:r w:rsidRPr="00822FD4">
        <w:rPr>
          <w:rFonts w:ascii="Courier New" w:eastAsia="宋体" w:hAnsi="Courier New" w:cs="Courier New"/>
          <w:sz w:val="18"/>
          <w:szCs w:val="18"/>
        </w:rPr>
        <w:t>new_node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是插入新节点后的链表序列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ListNode: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__init__(self, val=None, next=None):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self.val = val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self.next = next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def insert(self, node, x):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new_node = ListNode(x)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if node is None: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node = new_node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node.next = node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return node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#</w:t>
      </w:r>
      <w:r w:rsidR="00360BFF">
        <w:rPr>
          <w:rFonts w:ascii="Courier New" w:eastAsia="宋体" w:hAnsi="Courier New" w:cs="Courier New" w:hint="eastAsia"/>
          <w:sz w:val="18"/>
          <w:szCs w:val="18"/>
        </w:rPr>
        <w:t>定义当前节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点和前一节点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cur, pre = node, None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while cur: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pre = cur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cur = cur.next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#   pre.val &lt;= x &lt;= cur.val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x &lt;= cur.val and x &gt;= pre.val: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break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链表循环处特殊判断（最大值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-&gt;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最小值），如果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x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小于最小值或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x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大于最大值，在此插入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if pre.val &gt; cur.val and (x &lt; cur.val or x &gt; pre.val):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break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循环了一遍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lastRenderedPageBreak/>
        <w:t xml:space="preserve">            if cur is node: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        break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#</w:t>
      </w:r>
      <w:r w:rsidR="00360BFF">
        <w:rPr>
          <w:rFonts w:ascii="Courier New" w:eastAsia="宋体" w:hAnsi="Courier New" w:cs="Courier New" w:hint="eastAsia"/>
          <w:sz w:val="18"/>
          <w:szCs w:val="18"/>
        </w:rPr>
        <w:t>插入该节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点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new_node.next = cur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pre.next = new_node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    return new_node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#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主函数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>if __name__ == '__main__':</w:t>
      </w:r>
    </w:p>
    <w:p w:rsidR="00822FD4" w:rsidRPr="00822FD4" w:rsidRDefault="00822FD4" w:rsidP="008F25D0">
      <w:pPr>
        <w:ind w:firstLine="360"/>
        <w:jc w:val="left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k=4</w:t>
      </w:r>
    </w:p>
    <w:p w:rsidR="00822FD4" w:rsidRPr="00822FD4" w:rsidRDefault="00822FD4" w:rsidP="008F25D0">
      <w:pPr>
        <w:ind w:firstLine="360"/>
        <w:jc w:val="left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generation = ListNode(3, ListNode(5, ListNode(1)))</w:t>
      </w:r>
    </w:p>
    <w:p w:rsidR="00822FD4" w:rsidRPr="00822FD4" w:rsidRDefault="00822FD4" w:rsidP="008F25D0">
      <w:pPr>
        <w:ind w:firstLine="360"/>
        <w:jc w:val="left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 Solution()</w:t>
      </w:r>
    </w:p>
    <w:p w:rsidR="00822FD4" w:rsidRPr="00822FD4" w:rsidRDefault="00822FD4" w:rsidP="008F25D0">
      <w:pPr>
        <w:ind w:firstLine="360"/>
        <w:jc w:val="left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solution.insert(generation,k)</w:t>
      </w:r>
    </w:p>
    <w:p w:rsidR="00822FD4" w:rsidRPr="00822FD4" w:rsidRDefault="00822FD4" w:rsidP="008F25D0">
      <w:pPr>
        <w:ind w:firstLine="360"/>
        <w:jc w:val="left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{3,5,1}")</w:t>
      </w:r>
    </w:p>
    <w:p w:rsidR="00822FD4" w:rsidRPr="00822FD4" w:rsidRDefault="00822FD4" w:rsidP="008F25D0">
      <w:pPr>
        <w:ind w:firstLine="360"/>
        <w:jc w:val="left"/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输出是：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",generation.val,generation.next.val,generation.next.next.val, generation.next.next.next.val)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09" w:name="_Toc10453044"/>
      <w:bookmarkStart w:id="1210" w:name="_Toc17299718"/>
      <w:bookmarkStart w:id="1211" w:name="_Toc17300792"/>
      <w:bookmarkStart w:id="1212" w:name="_Toc17301100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295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】大岛的数量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209"/>
      <w:bookmarkEnd w:id="1210"/>
      <w:bookmarkEnd w:id="1211"/>
      <w:bookmarkEnd w:id="1212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r w:rsidRPr="00822FD4">
        <w:rPr>
          <w:rFonts w:hint="eastAsia"/>
        </w:rPr>
        <w:t>class Solution:</w:t>
      </w:r>
    </w:p>
    <w:p w:rsidR="00822FD4" w:rsidRPr="00822FD4" w:rsidRDefault="00822FD4" w:rsidP="008F25D0">
      <w:r w:rsidRPr="00822FD4">
        <w:rPr>
          <w:rFonts w:hint="eastAsia"/>
        </w:rPr>
        <w:t xml:space="preserve">    """</w:t>
      </w:r>
    </w:p>
    <w:p w:rsidR="00822FD4" w:rsidRPr="00822FD4" w:rsidRDefault="00822FD4" w:rsidP="008F25D0">
      <w:r w:rsidRPr="00822FD4">
        <w:rPr>
          <w:rFonts w:hint="eastAsia"/>
        </w:rPr>
        <w:t xml:space="preserve">    </w:t>
      </w:r>
      <w:r w:rsidRPr="00822FD4">
        <w:rPr>
          <w:rFonts w:hint="eastAsia"/>
        </w:rPr>
        <w:t>参数</w:t>
      </w:r>
      <w:r w:rsidRPr="00822FD4">
        <w:rPr>
          <w:rFonts w:hint="eastAsia"/>
        </w:rPr>
        <w:t>grid</w:t>
      </w:r>
      <w:r w:rsidRPr="00822FD4">
        <w:rPr>
          <w:rFonts w:hint="eastAsia"/>
        </w:rPr>
        <w:t>为二维布尔数组</w:t>
      </w:r>
    </w:p>
    <w:p w:rsidR="00822FD4" w:rsidRPr="00822FD4" w:rsidRDefault="00822FD4" w:rsidP="008F25D0">
      <w:r w:rsidRPr="00822FD4">
        <w:rPr>
          <w:rFonts w:hint="eastAsia"/>
        </w:rPr>
        <w:t xml:space="preserve">    </w:t>
      </w:r>
      <w:r w:rsidRPr="00822FD4">
        <w:rPr>
          <w:rFonts w:hint="eastAsia"/>
        </w:rPr>
        <w:t>参数</w:t>
      </w:r>
      <w:r w:rsidRPr="00822FD4">
        <w:rPr>
          <w:rFonts w:hint="eastAsia"/>
        </w:rPr>
        <w:t>k</w:t>
      </w:r>
      <w:r w:rsidRPr="00822FD4">
        <w:rPr>
          <w:rFonts w:hint="eastAsia"/>
        </w:rPr>
        <w:t>为整数</w:t>
      </w:r>
    </w:p>
    <w:p w:rsidR="00822FD4" w:rsidRPr="00822FD4" w:rsidRDefault="00822FD4" w:rsidP="008F25D0">
      <w:r w:rsidRPr="00822FD4">
        <w:rPr>
          <w:rFonts w:hint="eastAsia"/>
        </w:rPr>
        <w:t xml:space="preserve">    </w:t>
      </w:r>
      <w:r w:rsidRPr="00822FD4">
        <w:rPr>
          <w:rFonts w:hint="eastAsia"/>
        </w:rPr>
        <w:t>返回岛的数量</w:t>
      </w:r>
    </w:p>
    <w:p w:rsidR="00822FD4" w:rsidRPr="00822FD4" w:rsidRDefault="00822FD4" w:rsidP="008F25D0">
      <w:r w:rsidRPr="00822FD4">
        <w:rPr>
          <w:rFonts w:hint="eastAsia"/>
        </w:rPr>
        <w:t xml:space="preserve">    """</w:t>
      </w:r>
    </w:p>
    <w:p w:rsidR="00822FD4" w:rsidRPr="00822FD4" w:rsidRDefault="00822FD4" w:rsidP="008F25D0">
      <w:r w:rsidRPr="00822FD4">
        <w:rPr>
          <w:rFonts w:hint="eastAsia"/>
        </w:rPr>
        <w:t xml:space="preserve">    def numsofIsland(self, grid, k):</w:t>
      </w:r>
    </w:p>
    <w:p w:rsidR="00822FD4" w:rsidRPr="00822FD4" w:rsidRDefault="00822FD4" w:rsidP="008F25D0">
      <w:r w:rsidRPr="00822FD4">
        <w:rPr>
          <w:rFonts w:hint="eastAsia"/>
        </w:rPr>
        <w:t xml:space="preserve">        # Write your code here</w:t>
      </w:r>
    </w:p>
    <w:p w:rsidR="00822FD4" w:rsidRPr="00822FD4" w:rsidRDefault="00822FD4" w:rsidP="008F25D0">
      <w:r w:rsidRPr="00822FD4">
        <w:rPr>
          <w:rFonts w:hint="eastAsia"/>
        </w:rPr>
        <w:t xml:space="preserve">        if not grid or len(grid)==0 or len(grid[0])==0: return 0</w:t>
      </w:r>
    </w:p>
    <w:p w:rsidR="00822FD4" w:rsidRPr="00822FD4" w:rsidRDefault="00822FD4" w:rsidP="008F25D0">
      <w:r w:rsidRPr="00822FD4">
        <w:rPr>
          <w:rFonts w:hint="eastAsia"/>
        </w:rPr>
        <w:t xml:space="preserve">        rows, cols = len(grid), len(grid[0])</w:t>
      </w:r>
    </w:p>
    <w:p w:rsidR="00822FD4" w:rsidRPr="00822FD4" w:rsidRDefault="00822FD4" w:rsidP="008F25D0">
      <w:r w:rsidRPr="00822FD4">
        <w:rPr>
          <w:rFonts w:hint="eastAsia"/>
        </w:rPr>
        <w:t xml:space="preserve">        visited = [[False for i in range(cols)] for i in range(rows)]</w:t>
      </w:r>
    </w:p>
    <w:p w:rsidR="00822FD4" w:rsidRPr="00822FD4" w:rsidRDefault="00822FD4" w:rsidP="008F25D0">
      <w:r w:rsidRPr="00822FD4">
        <w:rPr>
          <w:rFonts w:hint="eastAsia"/>
        </w:rPr>
        <w:t xml:space="preserve">        res = 0</w:t>
      </w:r>
    </w:p>
    <w:p w:rsidR="00822FD4" w:rsidRPr="00822FD4" w:rsidRDefault="00822FD4" w:rsidP="008F25D0">
      <w:r w:rsidRPr="00822FD4">
        <w:rPr>
          <w:rFonts w:hint="eastAsia"/>
        </w:rPr>
        <w:t xml:space="preserve">        for i in range(rows):</w:t>
      </w:r>
    </w:p>
    <w:p w:rsidR="00822FD4" w:rsidRPr="00822FD4" w:rsidRDefault="00822FD4" w:rsidP="008F25D0">
      <w:r w:rsidRPr="00822FD4">
        <w:rPr>
          <w:rFonts w:hint="eastAsia"/>
        </w:rPr>
        <w:t xml:space="preserve">            for j in range(cols):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if visited[i][j]==False and grid[i][j] == 1: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    check = self.bfs(grid, visited, i,j,k)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    if check: res+=1</w:t>
      </w:r>
    </w:p>
    <w:p w:rsidR="00822FD4" w:rsidRPr="00822FD4" w:rsidRDefault="00822FD4" w:rsidP="008F25D0">
      <w:r w:rsidRPr="00822FD4">
        <w:rPr>
          <w:rFonts w:hint="eastAsia"/>
        </w:rPr>
        <w:t xml:space="preserve">        return res </w:t>
      </w:r>
    </w:p>
    <w:p w:rsidR="00822FD4" w:rsidRPr="00822FD4" w:rsidRDefault="00822FD4" w:rsidP="008F25D0">
      <w:r w:rsidRPr="00822FD4">
        <w:rPr>
          <w:rFonts w:hint="eastAsia"/>
        </w:rPr>
        <w:t xml:space="preserve">    def bfs(self, grid, visited, x, y, k):</w:t>
      </w:r>
    </w:p>
    <w:p w:rsidR="00822FD4" w:rsidRPr="00822FD4" w:rsidRDefault="00822FD4" w:rsidP="008F25D0">
      <w:r w:rsidRPr="00822FD4">
        <w:rPr>
          <w:rFonts w:hint="eastAsia"/>
        </w:rPr>
        <w:t xml:space="preserve">        rows, cols = len(grid), len(grid[0])</w:t>
      </w:r>
    </w:p>
    <w:p w:rsidR="00822FD4" w:rsidRPr="00822FD4" w:rsidRDefault="00822FD4" w:rsidP="008F25D0">
      <w:r w:rsidRPr="00822FD4">
        <w:rPr>
          <w:rFonts w:hint="eastAsia"/>
        </w:rPr>
        <w:t xml:space="preserve">        import collections</w:t>
      </w:r>
    </w:p>
    <w:p w:rsidR="00822FD4" w:rsidRPr="00822FD4" w:rsidRDefault="00822FD4" w:rsidP="008F25D0">
      <w:r w:rsidRPr="00822FD4">
        <w:rPr>
          <w:rFonts w:hint="eastAsia"/>
        </w:rPr>
        <w:t xml:space="preserve">        queue = collections.deque([(x, y)])</w:t>
      </w:r>
    </w:p>
    <w:p w:rsidR="00822FD4" w:rsidRPr="00822FD4" w:rsidRDefault="00822FD4" w:rsidP="008F25D0">
      <w:r w:rsidRPr="00822FD4">
        <w:rPr>
          <w:rFonts w:hint="eastAsia"/>
        </w:rPr>
        <w:t xml:space="preserve">        visited[x][y] = True</w:t>
      </w:r>
    </w:p>
    <w:p w:rsidR="00822FD4" w:rsidRPr="00822FD4" w:rsidRDefault="00822FD4" w:rsidP="008F25D0">
      <w:r w:rsidRPr="00822FD4">
        <w:rPr>
          <w:rFonts w:hint="eastAsia"/>
        </w:rPr>
        <w:lastRenderedPageBreak/>
        <w:t xml:space="preserve">        res = 0</w:t>
      </w:r>
    </w:p>
    <w:p w:rsidR="00822FD4" w:rsidRPr="00822FD4" w:rsidRDefault="00822FD4" w:rsidP="008F25D0">
      <w:r w:rsidRPr="00822FD4">
        <w:rPr>
          <w:rFonts w:hint="eastAsia"/>
        </w:rPr>
        <w:t xml:space="preserve">        while queue:</w:t>
      </w:r>
    </w:p>
    <w:p w:rsidR="00822FD4" w:rsidRPr="00822FD4" w:rsidRDefault="00822FD4" w:rsidP="008F25D0">
      <w:r w:rsidRPr="00822FD4">
        <w:rPr>
          <w:rFonts w:hint="eastAsia"/>
        </w:rPr>
        <w:t xml:space="preserve">            item = queue.popleft()</w:t>
      </w:r>
    </w:p>
    <w:p w:rsidR="00822FD4" w:rsidRPr="00822FD4" w:rsidRDefault="00822FD4" w:rsidP="008F25D0">
      <w:r w:rsidRPr="00822FD4">
        <w:rPr>
          <w:rFonts w:hint="eastAsia"/>
        </w:rPr>
        <w:t xml:space="preserve">            res+=1 </w:t>
      </w:r>
    </w:p>
    <w:p w:rsidR="00822FD4" w:rsidRPr="00822FD4" w:rsidRDefault="00822FD4" w:rsidP="008F25D0">
      <w:r w:rsidRPr="00822FD4">
        <w:rPr>
          <w:rFonts w:hint="eastAsia"/>
        </w:rPr>
        <w:t xml:space="preserve">            for idx, idy in ((1,0),(-1,0),(0,1),(0,-1)):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x_new, y_new = item[0]+idx, item[1]+idy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if x_new &lt; 0 or x_new &gt;= rows or y_new &lt; 0 or y_new &gt;= cols or visited[x_new][y_new] or grid[x_new][y_new] == 0: continue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queue.append((x_new, y_new))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visited[x_new][y_new] = True</w:t>
      </w:r>
    </w:p>
    <w:p w:rsidR="00822FD4" w:rsidRPr="00822FD4" w:rsidRDefault="00822FD4" w:rsidP="008F25D0">
      <w:r w:rsidRPr="00822FD4">
        <w:rPr>
          <w:rFonts w:hint="eastAsia"/>
        </w:rPr>
        <w:t xml:space="preserve">        return res &gt;= k</w:t>
      </w:r>
    </w:p>
    <w:p w:rsidR="00822FD4" w:rsidRPr="00822FD4" w:rsidRDefault="00822FD4" w:rsidP="008F25D0">
      <w:r w:rsidRPr="00822FD4">
        <w:rPr>
          <w:rFonts w:hint="eastAsia"/>
        </w:rPr>
        <w:t>#</w:t>
      </w:r>
      <w:r w:rsidRPr="00822FD4">
        <w:rPr>
          <w:rFonts w:hint="eastAsia"/>
        </w:rPr>
        <w:t>主函数</w:t>
      </w:r>
    </w:p>
    <w:p w:rsidR="00822FD4" w:rsidRPr="00822FD4" w:rsidRDefault="00822FD4" w:rsidP="008F25D0">
      <w:r w:rsidRPr="00822FD4">
        <w:rPr>
          <w:rFonts w:hint="eastAsia"/>
        </w:rPr>
        <w:t>if __name__ == '__main__':</w:t>
      </w:r>
    </w:p>
    <w:p w:rsidR="00822FD4" w:rsidRPr="00822FD4" w:rsidRDefault="00822FD4" w:rsidP="008F25D0">
      <w:r w:rsidRPr="00822FD4">
        <w:t xml:space="preserve">    solution = Solution()</w:t>
      </w:r>
    </w:p>
    <w:p w:rsidR="00822FD4" w:rsidRPr="00822FD4" w:rsidRDefault="00822FD4" w:rsidP="008F25D0">
      <w:r w:rsidRPr="00822FD4">
        <w:t xml:space="preserve">    g = [[1,1,0,0,0],[0,1,0,0,1],[0,0,0,1,1],[0,0,0,0,0],[0,0,0,0,1]]</w:t>
      </w:r>
    </w:p>
    <w:p w:rsidR="00822FD4" w:rsidRPr="00822FD4" w:rsidRDefault="00822FD4" w:rsidP="008F25D0">
      <w:r w:rsidRPr="00822FD4">
        <w:t xml:space="preserve">    k = 3</w:t>
      </w:r>
    </w:p>
    <w:p w:rsidR="00822FD4" w:rsidRPr="00822FD4" w:rsidRDefault="00822FD4" w:rsidP="008F25D0">
      <w:r w:rsidRPr="00822FD4">
        <w:t xml:space="preserve">    ans = solution.numsofIsland(g, k)</w:t>
      </w:r>
    </w:p>
    <w:p w:rsidR="00822FD4" w:rsidRPr="00822FD4" w:rsidRDefault="00822FD4" w:rsidP="008F25D0">
      <w:r w:rsidRPr="00822FD4">
        <w:rPr>
          <w:rFonts w:hint="eastAsia"/>
        </w:rPr>
        <w:t xml:space="preserve">    print("</w:t>
      </w:r>
      <w:r w:rsidRPr="00822FD4">
        <w:rPr>
          <w:rFonts w:hint="eastAsia"/>
        </w:rPr>
        <w:t>输入：</w:t>
      </w:r>
      <w:r w:rsidRPr="00822FD4">
        <w:rPr>
          <w:rFonts w:hint="eastAsia"/>
        </w:rPr>
        <w:t>", g, "\nk=", k)</w:t>
      </w:r>
    </w:p>
    <w:p w:rsidR="00822FD4" w:rsidRPr="00822FD4" w:rsidRDefault="00822FD4" w:rsidP="008F25D0">
      <w:r w:rsidRPr="00822FD4">
        <w:rPr>
          <w:rFonts w:hint="eastAsia"/>
        </w:rPr>
        <w:t xml:space="preserve">    print("</w:t>
      </w:r>
      <w:r w:rsidRPr="00822FD4">
        <w:rPr>
          <w:rFonts w:hint="eastAsia"/>
        </w:rPr>
        <w:t>输出：</w:t>
      </w:r>
      <w:r w:rsidRPr="00822FD4">
        <w:rPr>
          <w:rFonts w:hint="eastAsia"/>
        </w:rPr>
        <w:t>", ans)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13" w:name="_Toc10453045"/>
      <w:bookmarkStart w:id="1214" w:name="_Toc17299719"/>
      <w:bookmarkStart w:id="1215" w:name="_Toc17300793"/>
      <w:bookmarkStart w:id="1216" w:name="_Toc17301101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296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】最短回文串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213"/>
      <w:bookmarkEnd w:id="1214"/>
      <w:bookmarkEnd w:id="1215"/>
      <w:bookmarkEnd w:id="1216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r w:rsidRPr="00822FD4">
        <w:rPr>
          <w:rFonts w:hint="eastAsia"/>
        </w:rPr>
        <w:t>class Solution:</w:t>
      </w:r>
    </w:p>
    <w:p w:rsidR="00822FD4" w:rsidRPr="00822FD4" w:rsidRDefault="00822FD4" w:rsidP="008F25D0">
      <w:r w:rsidRPr="00822FD4">
        <w:rPr>
          <w:rFonts w:hint="eastAsia"/>
        </w:rPr>
        <w:t xml:space="preserve">    """</w:t>
      </w:r>
    </w:p>
    <w:p w:rsidR="00822FD4" w:rsidRPr="00822FD4" w:rsidRDefault="00822FD4" w:rsidP="008F25D0">
      <w:r w:rsidRPr="00822FD4">
        <w:rPr>
          <w:rFonts w:hint="eastAsia"/>
        </w:rPr>
        <w:t xml:space="preserve">    </w:t>
      </w:r>
      <w:r w:rsidRPr="00822FD4">
        <w:rPr>
          <w:rFonts w:hint="eastAsia"/>
        </w:rPr>
        <w:t>参数</w:t>
      </w:r>
      <w:r w:rsidRPr="00822FD4">
        <w:rPr>
          <w:rFonts w:hint="eastAsia"/>
        </w:rPr>
        <w:t>str</w:t>
      </w:r>
      <w:r w:rsidRPr="00822FD4">
        <w:rPr>
          <w:rFonts w:hint="eastAsia"/>
        </w:rPr>
        <w:t>为字符串</w:t>
      </w:r>
    </w:p>
    <w:p w:rsidR="00822FD4" w:rsidRPr="00822FD4" w:rsidRDefault="00822FD4" w:rsidP="008F25D0">
      <w:r w:rsidRPr="00822FD4">
        <w:rPr>
          <w:rFonts w:hint="eastAsia"/>
        </w:rPr>
        <w:t xml:space="preserve">    </w:t>
      </w:r>
      <w:r w:rsidRPr="00822FD4">
        <w:rPr>
          <w:rFonts w:hint="eastAsia"/>
        </w:rPr>
        <w:t>返回字符串</w:t>
      </w:r>
    </w:p>
    <w:p w:rsidR="00822FD4" w:rsidRPr="00822FD4" w:rsidRDefault="00822FD4" w:rsidP="008F25D0">
      <w:r w:rsidRPr="00822FD4">
        <w:rPr>
          <w:rFonts w:hint="eastAsia"/>
        </w:rPr>
        <w:t xml:space="preserve">    """</w:t>
      </w:r>
    </w:p>
    <w:p w:rsidR="00822FD4" w:rsidRPr="00822FD4" w:rsidRDefault="00822FD4" w:rsidP="008F25D0">
      <w:r w:rsidRPr="00822FD4">
        <w:rPr>
          <w:rFonts w:hint="eastAsia"/>
        </w:rPr>
        <w:t xml:space="preserve">    def convertPalindrome(self, str):</w:t>
      </w:r>
    </w:p>
    <w:p w:rsidR="00822FD4" w:rsidRPr="00822FD4" w:rsidRDefault="00822FD4" w:rsidP="008F25D0">
      <w:r w:rsidRPr="00822FD4">
        <w:rPr>
          <w:rFonts w:hint="eastAsia"/>
        </w:rPr>
        <w:t xml:space="preserve">        if not str or len(str) == 0:</w:t>
      </w:r>
    </w:p>
    <w:p w:rsidR="00822FD4" w:rsidRPr="00822FD4" w:rsidRDefault="00822FD4" w:rsidP="008F25D0">
      <w:r w:rsidRPr="00822FD4">
        <w:rPr>
          <w:rFonts w:hint="eastAsia"/>
        </w:rPr>
        <w:t xml:space="preserve">            return ""</w:t>
      </w:r>
    </w:p>
    <w:p w:rsidR="00822FD4" w:rsidRPr="00822FD4" w:rsidRDefault="00822FD4" w:rsidP="008F25D0">
      <w:r w:rsidRPr="00822FD4">
        <w:rPr>
          <w:rFonts w:hint="eastAsia"/>
        </w:rPr>
        <w:t xml:space="preserve">        n = len(str)</w:t>
      </w:r>
    </w:p>
    <w:p w:rsidR="00822FD4" w:rsidRPr="00822FD4" w:rsidRDefault="00822FD4" w:rsidP="008F25D0">
      <w:r w:rsidRPr="00822FD4">
        <w:rPr>
          <w:rFonts w:hint="eastAsia"/>
        </w:rPr>
        <w:t xml:space="preserve">        for i in range(n - 1, -1, -1):</w:t>
      </w:r>
    </w:p>
    <w:p w:rsidR="00822FD4" w:rsidRPr="00822FD4" w:rsidRDefault="00822FD4" w:rsidP="008F25D0">
      <w:r w:rsidRPr="00822FD4">
        <w:rPr>
          <w:rFonts w:hint="eastAsia"/>
        </w:rPr>
        <w:t xml:space="preserve">            substr = str[:i + 1]</w:t>
      </w:r>
    </w:p>
    <w:p w:rsidR="00822FD4" w:rsidRPr="00822FD4" w:rsidRDefault="00822FD4" w:rsidP="008F25D0">
      <w:r w:rsidRPr="00822FD4">
        <w:rPr>
          <w:rFonts w:hint="eastAsia"/>
        </w:rPr>
        <w:t xml:space="preserve">            if self.isPalindrome(substr):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if i == n - 1: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    return str 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else: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    return (str[i + 1:] [::-1]) + str[:]</w:t>
      </w:r>
    </w:p>
    <w:p w:rsidR="00822FD4" w:rsidRPr="00822FD4" w:rsidRDefault="00822FD4" w:rsidP="008F25D0">
      <w:r w:rsidRPr="00822FD4">
        <w:rPr>
          <w:rFonts w:hint="eastAsia"/>
        </w:rPr>
        <w:t xml:space="preserve">    def isPalindrome(self, str):</w:t>
      </w:r>
    </w:p>
    <w:p w:rsidR="00822FD4" w:rsidRPr="00822FD4" w:rsidRDefault="00822FD4" w:rsidP="008F25D0">
      <w:r w:rsidRPr="00822FD4">
        <w:rPr>
          <w:rFonts w:hint="eastAsia"/>
        </w:rPr>
        <w:t xml:space="preserve">        left, right = 0, len(str) - 1 </w:t>
      </w:r>
    </w:p>
    <w:p w:rsidR="00822FD4" w:rsidRPr="00822FD4" w:rsidRDefault="00822FD4" w:rsidP="008F25D0">
      <w:r w:rsidRPr="00822FD4">
        <w:rPr>
          <w:rFonts w:hint="eastAsia"/>
        </w:rPr>
        <w:t xml:space="preserve">        while left &lt; right:</w:t>
      </w:r>
    </w:p>
    <w:p w:rsidR="00822FD4" w:rsidRPr="00822FD4" w:rsidRDefault="00822FD4" w:rsidP="008F25D0">
      <w:r w:rsidRPr="00822FD4">
        <w:rPr>
          <w:rFonts w:hint="eastAsia"/>
        </w:rPr>
        <w:t xml:space="preserve">            if str[left] != str[right]:</w:t>
      </w:r>
    </w:p>
    <w:p w:rsidR="00822FD4" w:rsidRPr="00822FD4" w:rsidRDefault="00822FD4" w:rsidP="008F25D0">
      <w:r w:rsidRPr="00822FD4">
        <w:rPr>
          <w:rFonts w:hint="eastAsia"/>
        </w:rPr>
        <w:lastRenderedPageBreak/>
        <w:t xml:space="preserve">                return False</w:t>
      </w:r>
    </w:p>
    <w:p w:rsidR="00822FD4" w:rsidRPr="00822FD4" w:rsidRDefault="00822FD4" w:rsidP="008F25D0">
      <w:r w:rsidRPr="00822FD4">
        <w:rPr>
          <w:rFonts w:hint="eastAsia"/>
        </w:rPr>
        <w:t xml:space="preserve">            left += 1 </w:t>
      </w:r>
    </w:p>
    <w:p w:rsidR="00822FD4" w:rsidRPr="00822FD4" w:rsidRDefault="00822FD4" w:rsidP="008F25D0">
      <w:r w:rsidRPr="00822FD4">
        <w:rPr>
          <w:rFonts w:hint="eastAsia"/>
        </w:rPr>
        <w:t xml:space="preserve">            right -= 1 </w:t>
      </w:r>
    </w:p>
    <w:p w:rsidR="00822FD4" w:rsidRPr="00822FD4" w:rsidRDefault="00822FD4" w:rsidP="008F25D0">
      <w:r w:rsidRPr="00822FD4">
        <w:rPr>
          <w:rFonts w:hint="eastAsia"/>
        </w:rPr>
        <w:t xml:space="preserve">        return True</w:t>
      </w:r>
    </w:p>
    <w:p w:rsidR="00822FD4" w:rsidRPr="00822FD4" w:rsidRDefault="00822FD4" w:rsidP="008F25D0">
      <w:r w:rsidRPr="00822FD4">
        <w:rPr>
          <w:rFonts w:hint="eastAsia"/>
        </w:rPr>
        <w:t>#</w:t>
      </w:r>
      <w:r w:rsidRPr="00822FD4">
        <w:rPr>
          <w:rFonts w:hint="eastAsia"/>
        </w:rPr>
        <w:t>主函数</w:t>
      </w:r>
    </w:p>
    <w:p w:rsidR="00822FD4" w:rsidRPr="00822FD4" w:rsidRDefault="00822FD4" w:rsidP="008F25D0">
      <w:r w:rsidRPr="00822FD4">
        <w:rPr>
          <w:rFonts w:hint="eastAsia"/>
        </w:rPr>
        <w:t>if __name__ == '__main__':</w:t>
      </w:r>
    </w:p>
    <w:p w:rsidR="00822FD4" w:rsidRPr="00822FD4" w:rsidRDefault="00822FD4" w:rsidP="008F25D0">
      <w:r w:rsidRPr="00822FD4">
        <w:rPr>
          <w:rFonts w:hint="eastAsia"/>
        </w:rPr>
        <w:t xml:space="preserve">    solution = Solution()</w:t>
      </w:r>
    </w:p>
    <w:p w:rsidR="00822FD4" w:rsidRPr="00822FD4" w:rsidRDefault="00822FD4" w:rsidP="008F25D0">
      <w:r w:rsidRPr="00822FD4">
        <w:rPr>
          <w:rFonts w:hint="eastAsia"/>
        </w:rPr>
        <w:t xml:space="preserve">    s = "sdsdlkjsaoio"</w:t>
      </w:r>
    </w:p>
    <w:p w:rsidR="00822FD4" w:rsidRPr="00822FD4" w:rsidRDefault="00822FD4" w:rsidP="008F25D0">
      <w:r w:rsidRPr="00822FD4">
        <w:rPr>
          <w:rFonts w:hint="eastAsia"/>
        </w:rPr>
        <w:t xml:space="preserve">    ans = solution.convertPalindrome(s)</w:t>
      </w:r>
    </w:p>
    <w:p w:rsidR="00822FD4" w:rsidRPr="00822FD4" w:rsidRDefault="00822FD4" w:rsidP="008F25D0">
      <w:r w:rsidRPr="00822FD4">
        <w:rPr>
          <w:rFonts w:hint="eastAsia"/>
        </w:rPr>
        <w:t xml:space="preserve">    print("</w:t>
      </w:r>
      <w:r w:rsidRPr="00822FD4">
        <w:rPr>
          <w:rFonts w:hint="eastAsia"/>
        </w:rPr>
        <w:t>输入：</w:t>
      </w:r>
      <w:r w:rsidRPr="00822FD4">
        <w:rPr>
          <w:rFonts w:hint="eastAsia"/>
        </w:rPr>
        <w:t>", s)</w:t>
      </w:r>
    </w:p>
    <w:p w:rsidR="00822FD4" w:rsidRPr="00822FD4" w:rsidRDefault="00822FD4" w:rsidP="008F25D0">
      <w:r w:rsidRPr="00822FD4">
        <w:rPr>
          <w:rFonts w:hint="eastAsia"/>
        </w:rPr>
        <w:t xml:space="preserve">    print("</w:t>
      </w:r>
      <w:r w:rsidRPr="00822FD4">
        <w:rPr>
          <w:rFonts w:hint="eastAsia"/>
        </w:rPr>
        <w:t>输出：</w:t>
      </w:r>
      <w:r w:rsidRPr="00822FD4">
        <w:rPr>
          <w:rFonts w:hint="eastAsia"/>
        </w:rPr>
        <w:t>", ans)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17" w:name="_Toc10453046"/>
      <w:bookmarkStart w:id="1218" w:name="_Toc17299720"/>
      <w:bookmarkStart w:id="1219" w:name="_Toc17300794"/>
      <w:bookmarkStart w:id="1220" w:name="_Toc17301102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297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】不同的路径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217"/>
      <w:bookmarkEnd w:id="1218"/>
      <w:bookmarkEnd w:id="1219"/>
      <w:bookmarkEnd w:id="1220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r w:rsidRPr="00822FD4">
        <w:rPr>
          <w:rFonts w:hint="eastAsia"/>
        </w:rPr>
        <w:t>class Solution:</w:t>
      </w:r>
    </w:p>
    <w:p w:rsidR="00822FD4" w:rsidRPr="00822FD4" w:rsidRDefault="00822FD4" w:rsidP="008F25D0">
      <w:r w:rsidRPr="00822FD4">
        <w:rPr>
          <w:rFonts w:hint="eastAsia"/>
        </w:rPr>
        <w:t xml:space="preserve">    """</w:t>
      </w:r>
    </w:p>
    <w:p w:rsidR="00822FD4" w:rsidRPr="00822FD4" w:rsidRDefault="00822FD4" w:rsidP="008F25D0">
      <w:r w:rsidRPr="00822FD4">
        <w:rPr>
          <w:rFonts w:hint="eastAsia"/>
        </w:rPr>
        <w:t xml:space="preserve">    </w:t>
      </w:r>
      <w:r w:rsidRPr="00822FD4">
        <w:rPr>
          <w:rFonts w:hint="eastAsia"/>
        </w:rPr>
        <w:t>参数</w:t>
      </w:r>
      <w:r w:rsidRPr="00822FD4">
        <w:rPr>
          <w:rFonts w:hint="eastAsia"/>
        </w:rPr>
        <w:t>grid</w:t>
      </w:r>
      <w:r w:rsidRPr="00822FD4">
        <w:rPr>
          <w:rFonts w:hint="eastAsia"/>
        </w:rPr>
        <w:t>为二维数组</w:t>
      </w:r>
    </w:p>
    <w:p w:rsidR="00822FD4" w:rsidRPr="00822FD4" w:rsidRDefault="00822FD4" w:rsidP="008F25D0">
      <w:r w:rsidRPr="00822FD4">
        <w:rPr>
          <w:rFonts w:hint="eastAsia"/>
        </w:rPr>
        <w:t xml:space="preserve">    </w:t>
      </w:r>
      <w:r w:rsidRPr="00822FD4">
        <w:rPr>
          <w:rFonts w:hint="eastAsia"/>
        </w:rPr>
        <w:t>返回所有唯一加权路径之和</w:t>
      </w:r>
    </w:p>
    <w:p w:rsidR="00822FD4" w:rsidRPr="00822FD4" w:rsidRDefault="00822FD4" w:rsidP="008F25D0">
      <w:r w:rsidRPr="00822FD4">
        <w:rPr>
          <w:rFonts w:hint="eastAsia"/>
        </w:rPr>
        <w:t xml:space="preserve">    """</w:t>
      </w:r>
    </w:p>
    <w:p w:rsidR="00822FD4" w:rsidRPr="00822FD4" w:rsidRDefault="00822FD4" w:rsidP="008F25D0">
      <w:r w:rsidRPr="00822FD4">
        <w:rPr>
          <w:rFonts w:hint="eastAsia"/>
        </w:rPr>
        <w:t xml:space="preserve">    def uniqueWeightedPaths(self, grid):</w:t>
      </w:r>
    </w:p>
    <w:p w:rsidR="00822FD4" w:rsidRPr="00822FD4" w:rsidRDefault="00822FD4" w:rsidP="008F25D0">
      <w:r w:rsidRPr="00822FD4">
        <w:rPr>
          <w:rFonts w:hint="eastAsia"/>
        </w:rPr>
        <w:t xml:space="preserve">        n=len(grid)</w:t>
      </w:r>
    </w:p>
    <w:p w:rsidR="00822FD4" w:rsidRPr="00822FD4" w:rsidRDefault="00822FD4" w:rsidP="008F25D0">
      <w:r w:rsidRPr="00822FD4">
        <w:rPr>
          <w:rFonts w:hint="eastAsia"/>
        </w:rPr>
        <w:t xml:space="preserve">        m=len(grid[0])</w:t>
      </w:r>
    </w:p>
    <w:p w:rsidR="00822FD4" w:rsidRPr="00822FD4" w:rsidRDefault="00822FD4" w:rsidP="008F25D0">
      <w:r w:rsidRPr="00822FD4">
        <w:rPr>
          <w:rFonts w:hint="eastAsia"/>
        </w:rPr>
        <w:t xml:space="preserve">        if n == 0 or m == 0:</w:t>
      </w:r>
    </w:p>
    <w:p w:rsidR="00822FD4" w:rsidRPr="00822FD4" w:rsidRDefault="00822FD4" w:rsidP="008F25D0">
      <w:r w:rsidRPr="00822FD4">
        <w:rPr>
          <w:rFonts w:hint="eastAsia"/>
        </w:rPr>
        <w:t xml:space="preserve">            return 0</w:t>
      </w:r>
    </w:p>
    <w:p w:rsidR="00822FD4" w:rsidRPr="00822FD4" w:rsidRDefault="00822FD4" w:rsidP="008F25D0">
      <w:r w:rsidRPr="00822FD4">
        <w:rPr>
          <w:rFonts w:hint="eastAsia"/>
        </w:rPr>
        <w:t xml:space="preserve">        s=[[set() for _ in range(m)] for __ in range(n)]</w:t>
      </w:r>
    </w:p>
    <w:p w:rsidR="00822FD4" w:rsidRPr="00822FD4" w:rsidRDefault="00822FD4" w:rsidP="008F25D0">
      <w:r w:rsidRPr="00822FD4">
        <w:rPr>
          <w:rFonts w:hint="eastAsia"/>
        </w:rPr>
        <w:t xml:space="preserve">        s[0][0].add(grid[0][0])</w:t>
      </w:r>
    </w:p>
    <w:p w:rsidR="00822FD4" w:rsidRPr="00822FD4" w:rsidRDefault="00822FD4" w:rsidP="008F25D0">
      <w:r w:rsidRPr="00822FD4">
        <w:rPr>
          <w:rFonts w:hint="eastAsia"/>
        </w:rPr>
        <w:t xml:space="preserve">        for i in range(n):</w:t>
      </w:r>
    </w:p>
    <w:p w:rsidR="00822FD4" w:rsidRPr="00822FD4" w:rsidRDefault="00822FD4" w:rsidP="008F25D0">
      <w:r w:rsidRPr="00822FD4">
        <w:rPr>
          <w:rFonts w:hint="eastAsia"/>
        </w:rPr>
        <w:t xml:space="preserve">            for j in range(m):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if i==0 and j==0: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    s[i][j].add(grid[i][j])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else: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    for val in s[i-1][j]: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        s[i][j].add(val+grid[i][j])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    for val in s[i][j-1]: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        s[i][j].add(val+grid[i][j])</w:t>
      </w:r>
    </w:p>
    <w:p w:rsidR="00822FD4" w:rsidRPr="00822FD4" w:rsidRDefault="00822FD4" w:rsidP="008F25D0">
      <w:r w:rsidRPr="00822FD4">
        <w:rPr>
          <w:rFonts w:hint="eastAsia"/>
        </w:rPr>
        <w:t xml:space="preserve">        ans=0</w:t>
      </w:r>
    </w:p>
    <w:p w:rsidR="00822FD4" w:rsidRPr="00822FD4" w:rsidRDefault="00822FD4" w:rsidP="008F25D0">
      <w:r w:rsidRPr="00822FD4">
        <w:rPr>
          <w:rFonts w:hint="eastAsia"/>
        </w:rPr>
        <w:t xml:space="preserve">        for val in s[-1][-1]:</w:t>
      </w:r>
    </w:p>
    <w:p w:rsidR="00822FD4" w:rsidRPr="00822FD4" w:rsidRDefault="00822FD4" w:rsidP="008F25D0">
      <w:r w:rsidRPr="00822FD4">
        <w:rPr>
          <w:rFonts w:hint="eastAsia"/>
        </w:rPr>
        <w:t xml:space="preserve">            ans+=val</w:t>
      </w:r>
    </w:p>
    <w:p w:rsidR="00822FD4" w:rsidRPr="00822FD4" w:rsidRDefault="00822FD4" w:rsidP="008F25D0">
      <w:r w:rsidRPr="00822FD4">
        <w:rPr>
          <w:rFonts w:hint="eastAsia"/>
        </w:rPr>
        <w:t xml:space="preserve">        return ans</w:t>
      </w:r>
    </w:p>
    <w:p w:rsidR="00822FD4" w:rsidRPr="00822FD4" w:rsidRDefault="00822FD4" w:rsidP="008F25D0">
      <w:r w:rsidRPr="00822FD4">
        <w:rPr>
          <w:rFonts w:hint="eastAsia"/>
        </w:rPr>
        <w:t>#</w:t>
      </w:r>
      <w:r w:rsidRPr="00822FD4">
        <w:rPr>
          <w:rFonts w:hint="eastAsia"/>
        </w:rPr>
        <w:t>主函数</w:t>
      </w:r>
    </w:p>
    <w:p w:rsidR="00822FD4" w:rsidRPr="00822FD4" w:rsidRDefault="00822FD4" w:rsidP="008F25D0">
      <w:r w:rsidRPr="00822FD4">
        <w:rPr>
          <w:rFonts w:hint="eastAsia"/>
        </w:rPr>
        <w:t>if __name__ == '__main__':</w:t>
      </w:r>
    </w:p>
    <w:p w:rsidR="00822FD4" w:rsidRPr="00822FD4" w:rsidRDefault="00822FD4" w:rsidP="008F25D0">
      <w:r w:rsidRPr="00822FD4">
        <w:rPr>
          <w:rFonts w:hint="eastAsia"/>
        </w:rPr>
        <w:t xml:space="preserve">    solution = Solution()</w:t>
      </w:r>
    </w:p>
    <w:p w:rsidR="00822FD4" w:rsidRPr="00822FD4" w:rsidRDefault="00822FD4" w:rsidP="008F25D0">
      <w:r w:rsidRPr="00822FD4">
        <w:rPr>
          <w:rFonts w:hint="eastAsia"/>
        </w:rPr>
        <w:lastRenderedPageBreak/>
        <w:t xml:space="preserve">    arr = [[1,1,2],[1,2,3],[3,2,4]]</w:t>
      </w:r>
    </w:p>
    <w:p w:rsidR="00822FD4" w:rsidRPr="00822FD4" w:rsidRDefault="00822FD4" w:rsidP="008F25D0">
      <w:r w:rsidRPr="00822FD4">
        <w:rPr>
          <w:rFonts w:hint="eastAsia"/>
        </w:rPr>
        <w:t xml:space="preserve">    ans = solution.uniqueWeightedPaths(arr)</w:t>
      </w:r>
    </w:p>
    <w:p w:rsidR="00822FD4" w:rsidRPr="00822FD4" w:rsidRDefault="00822FD4" w:rsidP="008F25D0">
      <w:r w:rsidRPr="00822FD4">
        <w:rPr>
          <w:rFonts w:hint="eastAsia"/>
        </w:rPr>
        <w:t xml:space="preserve">    print("</w:t>
      </w:r>
      <w:r w:rsidRPr="00822FD4">
        <w:rPr>
          <w:rFonts w:hint="eastAsia"/>
        </w:rPr>
        <w:t>输入：</w:t>
      </w:r>
      <w:r w:rsidRPr="00822FD4">
        <w:rPr>
          <w:rFonts w:hint="eastAsia"/>
        </w:rPr>
        <w:t>", arr)</w:t>
      </w:r>
    </w:p>
    <w:p w:rsidR="00822FD4" w:rsidRPr="00822FD4" w:rsidRDefault="00822FD4" w:rsidP="008F25D0">
      <w:r w:rsidRPr="00822FD4">
        <w:rPr>
          <w:rFonts w:hint="eastAsia"/>
        </w:rPr>
        <w:t xml:space="preserve">    print("</w:t>
      </w:r>
      <w:r w:rsidRPr="00822FD4">
        <w:rPr>
          <w:rFonts w:hint="eastAsia"/>
        </w:rPr>
        <w:t>输出：</w:t>
      </w:r>
      <w:r w:rsidRPr="00822FD4">
        <w:rPr>
          <w:rFonts w:hint="eastAsia"/>
        </w:rPr>
        <w:t>", ans)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21" w:name="_Toc10453047"/>
      <w:bookmarkStart w:id="1222" w:name="_Toc17299721"/>
      <w:bookmarkStart w:id="1223" w:name="_Toc17300795"/>
      <w:bookmarkStart w:id="1224" w:name="_Toc17301103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298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】分割字符串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221"/>
      <w:bookmarkEnd w:id="1222"/>
      <w:bookmarkEnd w:id="1223"/>
      <w:bookmarkEnd w:id="1224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r w:rsidRPr="00822FD4">
        <w:rPr>
          <w:rFonts w:hint="eastAsia"/>
        </w:rPr>
        <w:t>class Solution:</w:t>
      </w:r>
    </w:p>
    <w:p w:rsidR="00822FD4" w:rsidRPr="00822FD4" w:rsidRDefault="00822FD4" w:rsidP="008F25D0">
      <w:r w:rsidRPr="00822FD4">
        <w:rPr>
          <w:rFonts w:hint="eastAsia"/>
        </w:rPr>
        <w:t xml:space="preserve">    """</w:t>
      </w:r>
    </w:p>
    <w:p w:rsidR="00822FD4" w:rsidRPr="00822FD4" w:rsidRDefault="00822FD4" w:rsidP="008F25D0">
      <w:r w:rsidRPr="00822FD4">
        <w:rPr>
          <w:rFonts w:hint="eastAsia"/>
        </w:rPr>
        <w:t xml:space="preserve">    </w:t>
      </w:r>
      <w:r w:rsidRPr="00822FD4">
        <w:rPr>
          <w:rFonts w:hint="eastAsia"/>
        </w:rPr>
        <w:t>参数</w:t>
      </w:r>
      <w:r w:rsidRPr="00822FD4">
        <w:rPr>
          <w:rFonts w:hint="eastAsia"/>
        </w:rPr>
        <w:t>s</w:t>
      </w:r>
      <w:r w:rsidRPr="00822FD4">
        <w:rPr>
          <w:rFonts w:hint="eastAsia"/>
        </w:rPr>
        <w:t>为要拆分的字符串</w:t>
      </w:r>
    </w:p>
    <w:p w:rsidR="00822FD4" w:rsidRPr="00822FD4" w:rsidRDefault="00822FD4" w:rsidP="008F25D0">
      <w:r w:rsidRPr="00822FD4">
        <w:rPr>
          <w:rFonts w:hint="eastAsia"/>
        </w:rPr>
        <w:t xml:space="preserve">    </w:t>
      </w:r>
      <w:r w:rsidRPr="00822FD4">
        <w:rPr>
          <w:rFonts w:hint="eastAsia"/>
        </w:rPr>
        <w:t>返回所有可能的拆分字符串数组</w:t>
      </w:r>
    </w:p>
    <w:p w:rsidR="00822FD4" w:rsidRPr="00822FD4" w:rsidRDefault="00822FD4" w:rsidP="008F25D0">
      <w:r w:rsidRPr="00822FD4">
        <w:rPr>
          <w:rFonts w:hint="eastAsia"/>
        </w:rPr>
        <w:t xml:space="preserve">    """</w:t>
      </w:r>
    </w:p>
    <w:p w:rsidR="00822FD4" w:rsidRPr="00822FD4" w:rsidRDefault="00822FD4" w:rsidP="008F25D0">
      <w:r w:rsidRPr="00822FD4">
        <w:rPr>
          <w:rFonts w:hint="eastAsia"/>
        </w:rPr>
        <w:t xml:space="preserve">    def splitString(self, s):</w:t>
      </w:r>
    </w:p>
    <w:p w:rsidR="00822FD4" w:rsidRPr="00822FD4" w:rsidRDefault="00822FD4" w:rsidP="008F25D0">
      <w:r w:rsidRPr="00822FD4">
        <w:rPr>
          <w:rFonts w:hint="eastAsia"/>
        </w:rPr>
        <w:t xml:space="preserve">        result = []</w:t>
      </w:r>
    </w:p>
    <w:p w:rsidR="00822FD4" w:rsidRPr="00822FD4" w:rsidRDefault="00822FD4" w:rsidP="008F25D0">
      <w:r w:rsidRPr="00822FD4">
        <w:rPr>
          <w:rFonts w:hint="eastAsia"/>
        </w:rPr>
        <w:t xml:space="preserve">        self.dfs(result, [], s)</w:t>
      </w:r>
    </w:p>
    <w:p w:rsidR="00822FD4" w:rsidRPr="00822FD4" w:rsidRDefault="00822FD4" w:rsidP="008F25D0">
      <w:r w:rsidRPr="00822FD4">
        <w:rPr>
          <w:rFonts w:hint="eastAsia"/>
        </w:rPr>
        <w:t xml:space="preserve">        return result </w:t>
      </w:r>
    </w:p>
    <w:p w:rsidR="00822FD4" w:rsidRPr="00822FD4" w:rsidRDefault="00822FD4" w:rsidP="008F25D0">
      <w:r w:rsidRPr="00822FD4">
        <w:rPr>
          <w:rFonts w:hint="eastAsia"/>
        </w:rPr>
        <w:t xml:space="preserve">    def dfs(self, result, path, s):</w:t>
      </w:r>
    </w:p>
    <w:p w:rsidR="00822FD4" w:rsidRPr="00822FD4" w:rsidRDefault="00822FD4" w:rsidP="008F25D0">
      <w:r w:rsidRPr="00822FD4">
        <w:rPr>
          <w:rFonts w:hint="eastAsia"/>
        </w:rPr>
        <w:t xml:space="preserve">        if s == "":</w:t>
      </w:r>
    </w:p>
    <w:p w:rsidR="00822FD4" w:rsidRPr="00822FD4" w:rsidRDefault="00822FD4" w:rsidP="008F25D0">
      <w:r w:rsidRPr="00822FD4">
        <w:rPr>
          <w:rFonts w:hint="eastAsia"/>
        </w:rPr>
        <w:t xml:space="preserve">            result.append(path[:]) #important: use path[:] to clone it</w:t>
      </w:r>
    </w:p>
    <w:p w:rsidR="00822FD4" w:rsidRPr="00822FD4" w:rsidRDefault="00822FD4" w:rsidP="008F25D0">
      <w:r w:rsidRPr="00822FD4">
        <w:rPr>
          <w:rFonts w:hint="eastAsia"/>
        </w:rPr>
        <w:t xml:space="preserve">            return </w:t>
      </w:r>
    </w:p>
    <w:p w:rsidR="00822FD4" w:rsidRPr="00822FD4" w:rsidRDefault="00822FD4" w:rsidP="008F25D0">
      <w:r w:rsidRPr="00822FD4">
        <w:rPr>
          <w:rFonts w:hint="eastAsia"/>
        </w:rPr>
        <w:t xml:space="preserve">        for i in range(2):</w:t>
      </w:r>
    </w:p>
    <w:p w:rsidR="00822FD4" w:rsidRPr="00822FD4" w:rsidRDefault="00822FD4" w:rsidP="008F25D0">
      <w:r w:rsidRPr="00822FD4">
        <w:rPr>
          <w:rFonts w:hint="eastAsia"/>
        </w:rPr>
        <w:t xml:space="preserve">            if i+1 &lt;= len(s):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path.append(s[:i+1])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self.dfs(result, path, s[i+1:])</w:t>
      </w:r>
    </w:p>
    <w:p w:rsidR="00822FD4" w:rsidRPr="00822FD4" w:rsidRDefault="00822FD4" w:rsidP="008F25D0">
      <w:r w:rsidRPr="00822FD4">
        <w:rPr>
          <w:rFonts w:hint="eastAsia"/>
        </w:rPr>
        <w:t xml:space="preserve">                path.pop()</w:t>
      </w:r>
    </w:p>
    <w:p w:rsidR="00822FD4" w:rsidRPr="00822FD4" w:rsidRDefault="00822FD4" w:rsidP="008F25D0">
      <w:r w:rsidRPr="00822FD4">
        <w:rPr>
          <w:rFonts w:hint="eastAsia"/>
        </w:rPr>
        <w:t>#</w:t>
      </w:r>
      <w:r w:rsidRPr="00822FD4">
        <w:rPr>
          <w:rFonts w:hint="eastAsia"/>
        </w:rPr>
        <w:t>主函数</w:t>
      </w:r>
    </w:p>
    <w:p w:rsidR="00822FD4" w:rsidRPr="00822FD4" w:rsidRDefault="00822FD4" w:rsidP="008F25D0">
      <w:r w:rsidRPr="00822FD4">
        <w:rPr>
          <w:rFonts w:hint="eastAsia"/>
        </w:rPr>
        <w:t>if __name__ == '__main__':</w:t>
      </w:r>
    </w:p>
    <w:p w:rsidR="00822FD4" w:rsidRPr="00822FD4" w:rsidRDefault="00822FD4" w:rsidP="008F25D0">
      <w:r w:rsidRPr="00822FD4">
        <w:rPr>
          <w:rFonts w:hint="eastAsia"/>
        </w:rPr>
        <w:t xml:space="preserve">    solution = Solution()</w:t>
      </w:r>
    </w:p>
    <w:p w:rsidR="00822FD4" w:rsidRPr="00822FD4" w:rsidRDefault="00822FD4" w:rsidP="008F25D0">
      <w:r w:rsidRPr="00822FD4">
        <w:rPr>
          <w:rFonts w:hint="eastAsia"/>
        </w:rPr>
        <w:t xml:space="preserve">    s = "123"</w:t>
      </w:r>
    </w:p>
    <w:p w:rsidR="00822FD4" w:rsidRPr="00822FD4" w:rsidRDefault="00822FD4" w:rsidP="008F25D0">
      <w:r w:rsidRPr="00822FD4">
        <w:rPr>
          <w:rFonts w:hint="eastAsia"/>
        </w:rPr>
        <w:t xml:space="preserve">    ans = solution.splitString(s)</w:t>
      </w:r>
    </w:p>
    <w:p w:rsidR="00822FD4" w:rsidRPr="00822FD4" w:rsidRDefault="00822FD4" w:rsidP="008F25D0">
      <w:r w:rsidRPr="00822FD4">
        <w:rPr>
          <w:rFonts w:hint="eastAsia"/>
        </w:rPr>
        <w:t xml:space="preserve">        print("</w:t>
      </w:r>
      <w:r w:rsidRPr="00822FD4">
        <w:rPr>
          <w:rFonts w:hint="eastAsia"/>
        </w:rPr>
        <w:t>输入：</w:t>
      </w:r>
      <w:r w:rsidRPr="00822FD4">
        <w:rPr>
          <w:rFonts w:hint="eastAsia"/>
        </w:rPr>
        <w:t>", s)</w:t>
      </w:r>
    </w:p>
    <w:p w:rsidR="00822FD4" w:rsidRPr="00822FD4" w:rsidRDefault="00822FD4" w:rsidP="008F25D0">
      <w:r w:rsidRPr="00822FD4">
        <w:rPr>
          <w:rFonts w:hint="eastAsia"/>
        </w:rPr>
        <w:t xml:space="preserve">        print("</w:t>
      </w:r>
      <w:r w:rsidRPr="00822FD4">
        <w:rPr>
          <w:rFonts w:hint="eastAsia"/>
        </w:rPr>
        <w:t>输出：</w:t>
      </w:r>
      <w:r w:rsidRPr="00822FD4">
        <w:rPr>
          <w:rFonts w:hint="eastAsia"/>
        </w:rPr>
        <w:t>", ans)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25" w:name="_Toc10453048"/>
      <w:bookmarkStart w:id="1226" w:name="_Toc17299722"/>
      <w:bookmarkStart w:id="1227" w:name="_Toc17300796"/>
      <w:bookmarkStart w:id="1228" w:name="_Toc17301104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299</w:t>
      </w:r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缺失的第一个素数</w:t>
      </w:r>
      <w:r w:rsidR="00280609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280609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225"/>
      <w:bookmarkEnd w:id="1226"/>
      <w:bookmarkEnd w:id="1227"/>
      <w:bookmarkEnd w:id="1228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nums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为数组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返回整数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def firstMissingPrime(self, nums):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if not nums: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return 2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start = 0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l = len(nums)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integer = 2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while start &lt; l: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while self.isPrime(integer) == False: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integer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if nums[start] != integer: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return integer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integer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start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while self.isPrime(integer) == False: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integer +=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return integer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def isPrime(self, num):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if num == 2 or num == 3: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return True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for i in range(2, int(num**(0.5)) + 1):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if num % i == 0: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return False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return True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if __name__=='__main__':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solution=Solution()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 xml:space="preserve">    n=[3,5,7]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",n)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",solution.firstMissingPrime(n))</w:t>
      </w:r>
    </w:p>
    <w:p w:rsidR="00822FD4" w:rsidRPr="00280609" w:rsidRDefault="00822FD4" w:rsidP="008F25D0">
      <w:pPr>
        <w:keepNext/>
        <w:keepLines/>
        <w:spacing w:before="260" w:after="260"/>
        <w:outlineLvl w:val="2"/>
        <w:rPr>
          <w:rFonts w:ascii="黑体" w:eastAsia="黑体" w:hAnsi="宋体" w:cs="Times New Roman"/>
          <w:bCs/>
          <w:sz w:val="28"/>
          <w:szCs w:val="28"/>
        </w:rPr>
      </w:pPr>
      <w:bookmarkStart w:id="1229" w:name="_Toc10453049"/>
      <w:bookmarkStart w:id="1230" w:name="_Toc17299723"/>
      <w:bookmarkStart w:id="1231" w:name="_Toc17300797"/>
      <w:bookmarkStart w:id="1232" w:name="_Toc17301105"/>
      <w:bookmarkStart w:id="1233" w:name="_GoBack"/>
      <w:bookmarkEnd w:id="1233"/>
      <w:r w:rsidRPr="00822FD4">
        <w:rPr>
          <w:rFonts w:ascii="黑体" w:eastAsia="黑体" w:hAnsi="宋体" w:cs="Times New Roman"/>
          <w:bCs/>
          <w:sz w:val="28"/>
          <w:szCs w:val="28"/>
        </w:rPr>
        <w:t>【例</w:t>
      </w:r>
      <w:r w:rsidR="00360C37">
        <w:rPr>
          <w:rFonts w:ascii="黑体" w:eastAsia="黑体" w:hAnsi="宋体" w:cs="Times New Roman"/>
          <w:bCs/>
          <w:sz w:val="28"/>
          <w:szCs w:val="28"/>
        </w:rPr>
        <w:t>300</w:t>
      </w:r>
      <w:bookmarkStart w:id="1234" w:name="_Toc10453050"/>
      <w:bookmarkEnd w:id="1229"/>
      <w:r w:rsidRPr="00822FD4">
        <w:rPr>
          <w:rFonts w:ascii="黑体" w:eastAsia="黑体" w:hAnsi="宋体" w:cs="Times New Roman"/>
          <w:bCs/>
          <w:sz w:val="28"/>
          <w:szCs w:val="28"/>
        </w:rPr>
        <w:t>】</w:t>
      </w:r>
      <w:r w:rsidRPr="00822FD4">
        <w:rPr>
          <w:rFonts w:ascii="黑体" w:eastAsia="黑体" w:hAnsi="宋体" w:cs="Times New Roman" w:hint="eastAsia"/>
          <w:bCs/>
          <w:sz w:val="28"/>
          <w:szCs w:val="28"/>
        </w:rPr>
        <w:t>单词拆分</w:t>
      </w:r>
      <w:r w:rsidR="00360BFF">
        <w:rPr>
          <w:rFonts w:ascii="黑体" w:eastAsia="黑体" w:hAnsi="宋体" w:cs="Times New Roman" w:hint="eastAsia"/>
          <w:bCs/>
          <w:sz w:val="28"/>
          <w:szCs w:val="28"/>
        </w:rPr>
        <w:t xml:space="preserve"> </w:t>
      </w:r>
      <w:r w:rsidR="00360BFF">
        <w:rPr>
          <w:rFonts w:ascii="黑体" w:eastAsia="黑体" w:hAnsi="宋体" w:cs="Times New Roman"/>
          <w:bCs/>
          <w:sz w:val="28"/>
          <w:szCs w:val="28"/>
        </w:rPr>
        <w:t xml:space="preserve"> </w:t>
      </w:r>
      <w:r w:rsidR="00280609" w:rsidRPr="00280609">
        <w:rPr>
          <w:rFonts w:ascii="黑体" w:eastAsia="黑体" w:hAnsi="宋体" w:cs="Times New Roman" w:hint="eastAsia"/>
          <w:bCs/>
          <w:sz w:val="28"/>
          <w:szCs w:val="28"/>
        </w:rPr>
        <w:t>难度等级★★</w:t>
      </w:r>
      <w:bookmarkEnd w:id="1230"/>
      <w:bookmarkEnd w:id="1231"/>
      <w:bookmarkEnd w:id="1232"/>
      <w:bookmarkEnd w:id="1234"/>
    </w:p>
    <w:p w:rsidR="00822FD4" w:rsidRPr="00822FD4" w:rsidRDefault="00822FD4" w:rsidP="008F25D0">
      <w:pPr>
        <w:keepNext/>
        <w:keepLines/>
        <w:spacing w:before="280" w:after="290"/>
        <w:outlineLvl w:val="3"/>
        <w:rPr>
          <w:rFonts w:ascii="黑体" w:eastAsia="黑体" w:hAnsi="等线 Light" w:cs="Times New Roman"/>
          <w:bCs/>
          <w:sz w:val="24"/>
          <w:szCs w:val="24"/>
        </w:rPr>
      </w:pPr>
      <w:r w:rsidRPr="00822FD4">
        <w:rPr>
          <w:rFonts w:ascii="黑体" w:eastAsia="黑体" w:hAnsi="等线 Light" w:cs="Times New Roman"/>
          <w:bCs/>
          <w:sz w:val="24"/>
          <w:szCs w:val="24"/>
        </w:rPr>
        <w:t>3.代码实现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class Solution: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s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为字符串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参数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dict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为单词列表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返回整数数量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"""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def wordBreak3(self, s, dict):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if not s or not dict: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return 0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n, hash = len(s), set()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lastRenderedPageBreak/>
        <w:t xml:space="preserve">        lowerS = s.lower()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for d in dict: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hash.add(d.lower())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f = [[0] * n for _ in range(n)]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for i in range(n):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for j in range(i, n):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sub = lowerS[i:j + 1]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if sub in hash: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f[i][j] = 1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for i in range(n):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for j in range(i, n):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for k in range(i, j):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            f[i][j] += f[i][k] * f[k + 1][j]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 xml:space="preserve">        return f[0][-1]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>if __name__=='__main__':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ab/>
        <w:t>solution=Solution()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ab/>
        <w:t>s="CatMat"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/>
          <w:sz w:val="18"/>
          <w:szCs w:val="18"/>
        </w:rPr>
        <w:tab/>
        <w:t>dict1=["Cat", "Mat", "Ca", "tM", "at", "C", "Dog", "og", "Do"]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ab/>
        <w:t>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输入句子为：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",s)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ab/>
        <w:t>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输入列表为：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",dict1)</w:t>
      </w:r>
    </w:p>
    <w:p w:rsidR="00822FD4" w:rsidRPr="00822FD4" w:rsidRDefault="00822FD4" w:rsidP="008F25D0">
      <w:pPr>
        <w:rPr>
          <w:rFonts w:ascii="Courier New" w:eastAsia="宋体" w:hAnsi="Courier New" w:cs="Courier New"/>
          <w:sz w:val="18"/>
          <w:szCs w:val="18"/>
        </w:rPr>
      </w:pPr>
      <w:r w:rsidRPr="00822FD4">
        <w:rPr>
          <w:rFonts w:ascii="Courier New" w:eastAsia="宋体" w:hAnsi="Courier New" w:cs="Courier New" w:hint="eastAsia"/>
          <w:sz w:val="18"/>
          <w:szCs w:val="18"/>
        </w:rPr>
        <w:tab/>
        <w:t>print("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输出数量为：</w:t>
      </w:r>
      <w:r w:rsidRPr="00822FD4">
        <w:rPr>
          <w:rFonts w:ascii="Courier New" w:eastAsia="宋体" w:hAnsi="Courier New" w:cs="Courier New" w:hint="eastAsia"/>
          <w:sz w:val="18"/>
          <w:szCs w:val="18"/>
        </w:rPr>
        <w:t>",solution.wordBreak3(s,dict1))</w:t>
      </w:r>
    </w:p>
    <w:sectPr w:rsidR="00822FD4" w:rsidRPr="00822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4C8" w:rsidRDefault="00A714C8" w:rsidP="009C2914">
      <w:r>
        <w:separator/>
      </w:r>
    </w:p>
  </w:endnote>
  <w:endnote w:type="continuationSeparator" w:id="0">
    <w:p w:rsidR="00A714C8" w:rsidRDefault="00A714C8" w:rsidP="009C2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4C8" w:rsidRDefault="00A714C8" w:rsidP="009C2914">
      <w:r>
        <w:separator/>
      </w:r>
    </w:p>
  </w:footnote>
  <w:footnote w:type="continuationSeparator" w:id="0">
    <w:p w:rsidR="00A714C8" w:rsidRDefault="00A714C8" w:rsidP="009C2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11D63"/>
    <w:multiLevelType w:val="multilevel"/>
    <w:tmpl w:val="0AE11D6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42179F2"/>
    <w:multiLevelType w:val="multilevel"/>
    <w:tmpl w:val="142179F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FC2736"/>
    <w:multiLevelType w:val="multilevel"/>
    <w:tmpl w:val="27FC27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A0747D"/>
    <w:multiLevelType w:val="multilevel"/>
    <w:tmpl w:val="2AA074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D5707D"/>
    <w:multiLevelType w:val="multilevel"/>
    <w:tmpl w:val="40D5707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3D66098"/>
    <w:multiLevelType w:val="multilevel"/>
    <w:tmpl w:val="63D660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695DFE"/>
    <w:multiLevelType w:val="hybridMultilevel"/>
    <w:tmpl w:val="B30EC1A6"/>
    <w:lvl w:ilvl="0" w:tplc="0780042E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Windows 用户">
    <w15:presenceInfo w15:providerId="None" w15:userId="Windows 用户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F13176"/>
    <w:rsid w:val="00011776"/>
    <w:rsid w:val="000120D9"/>
    <w:rsid w:val="0001315A"/>
    <w:rsid w:val="00016016"/>
    <w:rsid w:val="00021037"/>
    <w:rsid w:val="00023292"/>
    <w:rsid w:val="00025091"/>
    <w:rsid w:val="000256F5"/>
    <w:rsid w:val="000260B3"/>
    <w:rsid w:val="00030262"/>
    <w:rsid w:val="00030545"/>
    <w:rsid w:val="00030B0C"/>
    <w:rsid w:val="00030E9E"/>
    <w:rsid w:val="000329EE"/>
    <w:rsid w:val="00032DCF"/>
    <w:rsid w:val="000338FB"/>
    <w:rsid w:val="00042C68"/>
    <w:rsid w:val="0004463A"/>
    <w:rsid w:val="0004623A"/>
    <w:rsid w:val="000510E9"/>
    <w:rsid w:val="00064B25"/>
    <w:rsid w:val="000669EA"/>
    <w:rsid w:val="000677D4"/>
    <w:rsid w:val="0007064A"/>
    <w:rsid w:val="0007120E"/>
    <w:rsid w:val="000724EA"/>
    <w:rsid w:val="00075BB0"/>
    <w:rsid w:val="0008526F"/>
    <w:rsid w:val="000924B1"/>
    <w:rsid w:val="00094813"/>
    <w:rsid w:val="0009563E"/>
    <w:rsid w:val="000A1F48"/>
    <w:rsid w:val="000A6DB6"/>
    <w:rsid w:val="000A790B"/>
    <w:rsid w:val="000B1884"/>
    <w:rsid w:val="000B44AD"/>
    <w:rsid w:val="000B4B56"/>
    <w:rsid w:val="000B7704"/>
    <w:rsid w:val="000D0128"/>
    <w:rsid w:val="000D186C"/>
    <w:rsid w:val="000D3EE2"/>
    <w:rsid w:val="000D5839"/>
    <w:rsid w:val="000D5E75"/>
    <w:rsid w:val="000D7B51"/>
    <w:rsid w:val="000E38D5"/>
    <w:rsid w:val="000E5AC9"/>
    <w:rsid w:val="000F07A4"/>
    <w:rsid w:val="000F12FD"/>
    <w:rsid w:val="000F4DDB"/>
    <w:rsid w:val="000F546A"/>
    <w:rsid w:val="000F7D69"/>
    <w:rsid w:val="0010223F"/>
    <w:rsid w:val="0010688A"/>
    <w:rsid w:val="001137AE"/>
    <w:rsid w:val="00114BD9"/>
    <w:rsid w:val="00117E24"/>
    <w:rsid w:val="001261EE"/>
    <w:rsid w:val="001300D1"/>
    <w:rsid w:val="00132866"/>
    <w:rsid w:val="001332D3"/>
    <w:rsid w:val="001354A4"/>
    <w:rsid w:val="0013586C"/>
    <w:rsid w:val="001364E5"/>
    <w:rsid w:val="00143950"/>
    <w:rsid w:val="00145C4E"/>
    <w:rsid w:val="00145FE0"/>
    <w:rsid w:val="00147E5E"/>
    <w:rsid w:val="00147EFD"/>
    <w:rsid w:val="00150FFD"/>
    <w:rsid w:val="00152271"/>
    <w:rsid w:val="0016498B"/>
    <w:rsid w:val="00164EE7"/>
    <w:rsid w:val="00164F5F"/>
    <w:rsid w:val="00166ACD"/>
    <w:rsid w:val="001753EA"/>
    <w:rsid w:val="00177CC6"/>
    <w:rsid w:val="00177D5F"/>
    <w:rsid w:val="001929A4"/>
    <w:rsid w:val="00194B1A"/>
    <w:rsid w:val="001B2D66"/>
    <w:rsid w:val="001B3434"/>
    <w:rsid w:val="001B4C0C"/>
    <w:rsid w:val="001B4F42"/>
    <w:rsid w:val="001C30EC"/>
    <w:rsid w:val="001C7251"/>
    <w:rsid w:val="001D4C40"/>
    <w:rsid w:val="001E01D3"/>
    <w:rsid w:val="001E3C02"/>
    <w:rsid w:val="001E4F31"/>
    <w:rsid w:val="001E741C"/>
    <w:rsid w:val="001F0650"/>
    <w:rsid w:val="001F1231"/>
    <w:rsid w:val="001F289E"/>
    <w:rsid w:val="00200017"/>
    <w:rsid w:val="00205074"/>
    <w:rsid w:val="0020699B"/>
    <w:rsid w:val="00207EF0"/>
    <w:rsid w:val="00212D96"/>
    <w:rsid w:val="00216594"/>
    <w:rsid w:val="00224186"/>
    <w:rsid w:val="0022578B"/>
    <w:rsid w:val="00230B8A"/>
    <w:rsid w:val="00235DB1"/>
    <w:rsid w:val="002363D7"/>
    <w:rsid w:val="002375F3"/>
    <w:rsid w:val="00242E60"/>
    <w:rsid w:val="00243DEF"/>
    <w:rsid w:val="00244242"/>
    <w:rsid w:val="002463C0"/>
    <w:rsid w:val="002470BC"/>
    <w:rsid w:val="0024764D"/>
    <w:rsid w:val="00250044"/>
    <w:rsid w:val="002505BE"/>
    <w:rsid w:val="00253A1D"/>
    <w:rsid w:val="00265310"/>
    <w:rsid w:val="00275189"/>
    <w:rsid w:val="00280271"/>
    <w:rsid w:val="00280609"/>
    <w:rsid w:val="00292A5B"/>
    <w:rsid w:val="002A48FF"/>
    <w:rsid w:val="002B0CFB"/>
    <w:rsid w:val="002B2965"/>
    <w:rsid w:val="002B52F6"/>
    <w:rsid w:val="002C1B57"/>
    <w:rsid w:val="002C1D9D"/>
    <w:rsid w:val="002C4F59"/>
    <w:rsid w:val="002D241C"/>
    <w:rsid w:val="002D36DD"/>
    <w:rsid w:val="002D4787"/>
    <w:rsid w:val="002D56F6"/>
    <w:rsid w:val="002E1CB8"/>
    <w:rsid w:val="002F0101"/>
    <w:rsid w:val="002F6CC6"/>
    <w:rsid w:val="00301CDC"/>
    <w:rsid w:val="00313C5B"/>
    <w:rsid w:val="00322F2D"/>
    <w:rsid w:val="00325165"/>
    <w:rsid w:val="003261FE"/>
    <w:rsid w:val="003321D9"/>
    <w:rsid w:val="00332AA9"/>
    <w:rsid w:val="0033643D"/>
    <w:rsid w:val="00343756"/>
    <w:rsid w:val="00346C22"/>
    <w:rsid w:val="0035290B"/>
    <w:rsid w:val="00360BFF"/>
    <w:rsid w:val="00360C37"/>
    <w:rsid w:val="00360FD8"/>
    <w:rsid w:val="003614CE"/>
    <w:rsid w:val="00362E0F"/>
    <w:rsid w:val="00365867"/>
    <w:rsid w:val="00374E9F"/>
    <w:rsid w:val="00382651"/>
    <w:rsid w:val="003B665C"/>
    <w:rsid w:val="003B7182"/>
    <w:rsid w:val="003C100C"/>
    <w:rsid w:val="003C4282"/>
    <w:rsid w:val="003D01FA"/>
    <w:rsid w:val="003D201E"/>
    <w:rsid w:val="003E3678"/>
    <w:rsid w:val="003E5231"/>
    <w:rsid w:val="003E64D3"/>
    <w:rsid w:val="003E7656"/>
    <w:rsid w:val="003F0FB5"/>
    <w:rsid w:val="003F1390"/>
    <w:rsid w:val="003F2DBF"/>
    <w:rsid w:val="003F41F4"/>
    <w:rsid w:val="003F4AD9"/>
    <w:rsid w:val="00404191"/>
    <w:rsid w:val="00407914"/>
    <w:rsid w:val="00407BFE"/>
    <w:rsid w:val="00411539"/>
    <w:rsid w:val="00413875"/>
    <w:rsid w:val="00417F71"/>
    <w:rsid w:val="0042290F"/>
    <w:rsid w:val="00424709"/>
    <w:rsid w:val="00427BC5"/>
    <w:rsid w:val="00434AAA"/>
    <w:rsid w:val="00445BCE"/>
    <w:rsid w:val="004473A0"/>
    <w:rsid w:val="00451A5F"/>
    <w:rsid w:val="00463585"/>
    <w:rsid w:val="00470471"/>
    <w:rsid w:val="0047749D"/>
    <w:rsid w:val="004805A6"/>
    <w:rsid w:val="00482C28"/>
    <w:rsid w:val="00484539"/>
    <w:rsid w:val="00486AD9"/>
    <w:rsid w:val="0048749A"/>
    <w:rsid w:val="00490679"/>
    <w:rsid w:val="00497DB2"/>
    <w:rsid w:val="004A0DAE"/>
    <w:rsid w:val="004A216E"/>
    <w:rsid w:val="004A24E2"/>
    <w:rsid w:val="004A3E05"/>
    <w:rsid w:val="004A7909"/>
    <w:rsid w:val="004A79CE"/>
    <w:rsid w:val="004A7C61"/>
    <w:rsid w:val="004C0A30"/>
    <w:rsid w:val="004C1B3A"/>
    <w:rsid w:val="004D1138"/>
    <w:rsid w:val="004D4D28"/>
    <w:rsid w:val="004E231C"/>
    <w:rsid w:val="004E2F85"/>
    <w:rsid w:val="004E39EB"/>
    <w:rsid w:val="004E6589"/>
    <w:rsid w:val="004F6D57"/>
    <w:rsid w:val="00503B4B"/>
    <w:rsid w:val="005124D9"/>
    <w:rsid w:val="005124FC"/>
    <w:rsid w:val="005242C1"/>
    <w:rsid w:val="0052617F"/>
    <w:rsid w:val="0053134B"/>
    <w:rsid w:val="00532AA0"/>
    <w:rsid w:val="005334F3"/>
    <w:rsid w:val="00535FAD"/>
    <w:rsid w:val="00537156"/>
    <w:rsid w:val="0054289D"/>
    <w:rsid w:val="0055043C"/>
    <w:rsid w:val="00550EAE"/>
    <w:rsid w:val="005560F1"/>
    <w:rsid w:val="00564991"/>
    <w:rsid w:val="005765AB"/>
    <w:rsid w:val="00582509"/>
    <w:rsid w:val="005A6D1F"/>
    <w:rsid w:val="005B6436"/>
    <w:rsid w:val="005C1B43"/>
    <w:rsid w:val="005C2295"/>
    <w:rsid w:val="005C2E8F"/>
    <w:rsid w:val="005C68CD"/>
    <w:rsid w:val="005D2854"/>
    <w:rsid w:val="005D4E43"/>
    <w:rsid w:val="005D568C"/>
    <w:rsid w:val="005E5523"/>
    <w:rsid w:val="005E6BF9"/>
    <w:rsid w:val="005E72A0"/>
    <w:rsid w:val="005F713A"/>
    <w:rsid w:val="00604DD9"/>
    <w:rsid w:val="00611810"/>
    <w:rsid w:val="006137EE"/>
    <w:rsid w:val="0061416C"/>
    <w:rsid w:val="00631FD9"/>
    <w:rsid w:val="00633F9F"/>
    <w:rsid w:val="00634D3B"/>
    <w:rsid w:val="00635BF5"/>
    <w:rsid w:val="0064469F"/>
    <w:rsid w:val="0064477E"/>
    <w:rsid w:val="00651A10"/>
    <w:rsid w:val="006545F1"/>
    <w:rsid w:val="006557D8"/>
    <w:rsid w:val="0065614E"/>
    <w:rsid w:val="006568C6"/>
    <w:rsid w:val="00657CE3"/>
    <w:rsid w:val="00671C5E"/>
    <w:rsid w:val="00675919"/>
    <w:rsid w:val="006810FF"/>
    <w:rsid w:val="00681BF9"/>
    <w:rsid w:val="00693376"/>
    <w:rsid w:val="006941CA"/>
    <w:rsid w:val="00695910"/>
    <w:rsid w:val="00696133"/>
    <w:rsid w:val="006965FD"/>
    <w:rsid w:val="006A0767"/>
    <w:rsid w:val="006A44E5"/>
    <w:rsid w:val="006A489F"/>
    <w:rsid w:val="006B447B"/>
    <w:rsid w:val="006B5FA2"/>
    <w:rsid w:val="006B6FF5"/>
    <w:rsid w:val="006B7342"/>
    <w:rsid w:val="006C071F"/>
    <w:rsid w:val="006C1DF9"/>
    <w:rsid w:val="006C7ACB"/>
    <w:rsid w:val="006D1B03"/>
    <w:rsid w:val="006D2596"/>
    <w:rsid w:val="006D6719"/>
    <w:rsid w:val="006E0893"/>
    <w:rsid w:val="006F2EE2"/>
    <w:rsid w:val="006F5A80"/>
    <w:rsid w:val="006F6FA6"/>
    <w:rsid w:val="00700B8B"/>
    <w:rsid w:val="00706407"/>
    <w:rsid w:val="007064AC"/>
    <w:rsid w:val="00706581"/>
    <w:rsid w:val="00706AA5"/>
    <w:rsid w:val="00707BE0"/>
    <w:rsid w:val="00711488"/>
    <w:rsid w:val="0071277C"/>
    <w:rsid w:val="007134FC"/>
    <w:rsid w:val="00715BA3"/>
    <w:rsid w:val="0071613D"/>
    <w:rsid w:val="00723DAD"/>
    <w:rsid w:val="00730259"/>
    <w:rsid w:val="00731B4F"/>
    <w:rsid w:val="00733CD0"/>
    <w:rsid w:val="00734711"/>
    <w:rsid w:val="00740490"/>
    <w:rsid w:val="007439B7"/>
    <w:rsid w:val="00744D9E"/>
    <w:rsid w:val="0074631F"/>
    <w:rsid w:val="007472AA"/>
    <w:rsid w:val="00747815"/>
    <w:rsid w:val="00757120"/>
    <w:rsid w:val="007653CB"/>
    <w:rsid w:val="007738D9"/>
    <w:rsid w:val="007A249D"/>
    <w:rsid w:val="007A64F9"/>
    <w:rsid w:val="007B1115"/>
    <w:rsid w:val="007B3B0B"/>
    <w:rsid w:val="007C0A11"/>
    <w:rsid w:val="007C1E13"/>
    <w:rsid w:val="007C56A0"/>
    <w:rsid w:val="007D630D"/>
    <w:rsid w:val="007D6509"/>
    <w:rsid w:val="007D6759"/>
    <w:rsid w:val="007E0185"/>
    <w:rsid w:val="007F2CF0"/>
    <w:rsid w:val="007F2EF3"/>
    <w:rsid w:val="0080063F"/>
    <w:rsid w:val="008029C9"/>
    <w:rsid w:val="00805D38"/>
    <w:rsid w:val="00813E04"/>
    <w:rsid w:val="00822FD4"/>
    <w:rsid w:val="0082526C"/>
    <w:rsid w:val="008254F5"/>
    <w:rsid w:val="00826CA9"/>
    <w:rsid w:val="00843DA9"/>
    <w:rsid w:val="008454AF"/>
    <w:rsid w:val="00846A3A"/>
    <w:rsid w:val="008520AF"/>
    <w:rsid w:val="008520C4"/>
    <w:rsid w:val="008578C5"/>
    <w:rsid w:val="0086600A"/>
    <w:rsid w:val="00891675"/>
    <w:rsid w:val="008935AF"/>
    <w:rsid w:val="00894B4B"/>
    <w:rsid w:val="008A034E"/>
    <w:rsid w:val="008A37D6"/>
    <w:rsid w:val="008A5827"/>
    <w:rsid w:val="008B0CFE"/>
    <w:rsid w:val="008B16C9"/>
    <w:rsid w:val="008B2D1E"/>
    <w:rsid w:val="008C21EB"/>
    <w:rsid w:val="008C601E"/>
    <w:rsid w:val="008D3F43"/>
    <w:rsid w:val="008D450C"/>
    <w:rsid w:val="008D4632"/>
    <w:rsid w:val="008E094E"/>
    <w:rsid w:val="008E171D"/>
    <w:rsid w:val="008E6326"/>
    <w:rsid w:val="008F25D0"/>
    <w:rsid w:val="009059F7"/>
    <w:rsid w:val="00906425"/>
    <w:rsid w:val="00906794"/>
    <w:rsid w:val="009130C4"/>
    <w:rsid w:val="009132CF"/>
    <w:rsid w:val="009143BD"/>
    <w:rsid w:val="00915AB9"/>
    <w:rsid w:val="00917F0B"/>
    <w:rsid w:val="0093092E"/>
    <w:rsid w:val="009318E1"/>
    <w:rsid w:val="00942E4B"/>
    <w:rsid w:val="00944D4B"/>
    <w:rsid w:val="00950E26"/>
    <w:rsid w:val="009556BC"/>
    <w:rsid w:val="009676BA"/>
    <w:rsid w:val="00970EE9"/>
    <w:rsid w:val="0097179A"/>
    <w:rsid w:val="00976B9A"/>
    <w:rsid w:val="00984153"/>
    <w:rsid w:val="0099228F"/>
    <w:rsid w:val="00993E60"/>
    <w:rsid w:val="00994A52"/>
    <w:rsid w:val="00996454"/>
    <w:rsid w:val="009A4AD6"/>
    <w:rsid w:val="009B1567"/>
    <w:rsid w:val="009C1324"/>
    <w:rsid w:val="009C2914"/>
    <w:rsid w:val="009C365B"/>
    <w:rsid w:val="009C6F61"/>
    <w:rsid w:val="009D2BE3"/>
    <w:rsid w:val="009E67A3"/>
    <w:rsid w:val="00A00B05"/>
    <w:rsid w:val="00A00BF0"/>
    <w:rsid w:val="00A01586"/>
    <w:rsid w:val="00A0199F"/>
    <w:rsid w:val="00A04537"/>
    <w:rsid w:val="00A20036"/>
    <w:rsid w:val="00A21EA7"/>
    <w:rsid w:val="00A24537"/>
    <w:rsid w:val="00A24684"/>
    <w:rsid w:val="00A26889"/>
    <w:rsid w:val="00A34DA0"/>
    <w:rsid w:val="00A37EFC"/>
    <w:rsid w:val="00A40231"/>
    <w:rsid w:val="00A4093B"/>
    <w:rsid w:val="00A42D97"/>
    <w:rsid w:val="00A53AFA"/>
    <w:rsid w:val="00A554E4"/>
    <w:rsid w:val="00A60F94"/>
    <w:rsid w:val="00A714C8"/>
    <w:rsid w:val="00A71908"/>
    <w:rsid w:val="00A8043F"/>
    <w:rsid w:val="00A827F7"/>
    <w:rsid w:val="00A82AF8"/>
    <w:rsid w:val="00A90C01"/>
    <w:rsid w:val="00A969CE"/>
    <w:rsid w:val="00A96A3F"/>
    <w:rsid w:val="00AA0871"/>
    <w:rsid w:val="00AA20D4"/>
    <w:rsid w:val="00AB063E"/>
    <w:rsid w:val="00AC5418"/>
    <w:rsid w:val="00AD4672"/>
    <w:rsid w:val="00AE243E"/>
    <w:rsid w:val="00AE3BC2"/>
    <w:rsid w:val="00AE46F9"/>
    <w:rsid w:val="00AF4126"/>
    <w:rsid w:val="00B03550"/>
    <w:rsid w:val="00B046C5"/>
    <w:rsid w:val="00B049FE"/>
    <w:rsid w:val="00B10828"/>
    <w:rsid w:val="00B14002"/>
    <w:rsid w:val="00B14C0F"/>
    <w:rsid w:val="00B17B0E"/>
    <w:rsid w:val="00B25582"/>
    <w:rsid w:val="00B25BEB"/>
    <w:rsid w:val="00B30B97"/>
    <w:rsid w:val="00B351D5"/>
    <w:rsid w:val="00B35D95"/>
    <w:rsid w:val="00B3794A"/>
    <w:rsid w:val="00B40EC7"/>
    <w:rsid w:val="00B4479A"/>
    <w:rsid w:val="00B471F6"/>
    <w:rsid w:val="00B57523"/>
    <w:rsid w:val="00B5775F"/>
    <w:rsid w:val="00B57D66"/>
    <w:rsid w:val="00B60893"/>
    <w:rsid w:val="00B6646F"/>
    <w:rsid w:val="00B67360"/>
    <w:rsid w:val="00B81304"/>
    <w:rsid w:val="00B86E76"/>
    <w:rsid w:val="00B957C0"/>
    <w:rsid w:val="00B957C7"/>
    <w:rsid w:val="00BA20D1"/>
    <w:rsid w:val="00BA42B8"/>
    <w:rsid w:val="00BB0F32"/>
    <w:rsid w:val="00BB7359"/>
    <w:rsid w:val="00BC5D83"/>
    <w:rsid w:val="00BC6594"/>
    <w:rsid w:val="00BD0040"/>
    <w:rsid w:val="00BD0659"/>
    <w:rsid w:val="00BD22BF"/>
    <w:rsid w:val="00BD6BA2"/>
    <w:rsid w:val="00BE143A"/>
    <w:rsid w:val="00BE21F9"/>
    <w:rsid w:val="00BE6AAC"/>
    <w:rsid w:val="00BE7091"/>
    <w:rsid w:val="00BF1029"/>
    <w:rsid w:val="00BF109A"/>
    <w:rsid w:val="00BF4CEE"/>
    <w:rsid w:val="00BF6C0C"/>
    <w:rsid w:val="00C07CFA"/>
    <w:rsid w:val="00C33D71"/>
    <w:rsid w:val="00C411DC"/>
    <w:rsid w:val="00C4528E"/>
    <w:rsid w:val="00C51267"/>
    <w:rsid w:val="00C55654"/>
    <w:rsid w:val="00C56D8D"/>
    <w:rsid w:val="00C62742"/>
    <w:rsid w:val="00C6473A"/>
    <w:rsid w:val="00C71419"/>
    <w:rsid w:val="00C72939"/>
    <w:rsid w:val="00C815C3"/>
    <w:rsid w:val="00C81D41"/>
    <w:rsid w:val="00C827BF"/>
    <w:rsid w:val="00C83468"/>
    <w:rsid w:val="00C84A7B"/>
    <w:rsid w:val="00C84B5E"/>
    <w:rsid w:val="00C959CC"/>
    <w:rsid w:val="00CA03C7"/>
    <w:rsid w:val="00CA37C2"/>
    <w:rsid w:val="00CA3CE4"/>
    <w:rsid w:val="00CA6C09"/>
    <w:rsid w:val="00CA7548"/>
    <w:rsid w:val="00CB254F"/>
    <w:rsid w:val="00CB7EA0"/>
    <w:rsid w:val="00CC2188"/>
    <w:rsid w:val="00CC4F6F"/>
    <w:rsid w:val="00CC6C5E"/>
    <w:rsid w:val="00CD67FB"/>
    <w:rsid w:val="00CD6865"/>
    <w:rsid w:val="00CD7270"/>
    <w:rsid w:val="00CE3903"/>
    <w:rsid w:val="00CE6D47"/>
    <w:rsid w:val="00CF6480"/>
    <w:rsid w:val="00CF6F38"/>
    <w:rsid w:val="00D00121"/>
    <w:rsid w:val="00D06225"/>
    <w:rsid w:val="00D237BA"/>
    <w:rsid w:val="00D272D4"/>
    <w:rsid w:val="00D27D48"/>
    <w:rsid w:val="00D319E1"/>
    <w:rsid w:val="00D31FDD"/>
    <w:rsid w:val="00D32198"/>
    <w:rsid w:val="00D33624"/>
    <w:rsid w:val="00D37980"/>
    <w:rsid w:val="00D37B65"/>
    <w:rsid w:val="00D41D22"/>
    <w:rsid w:val="00D43F81"/>
    <w:rsid w:val="00D52F49"/>
    <w:rsid w:val="00D60A3F"/>
    <w:rsid w:val="00D61401"/>
    <w:rsid w:val="00D67274"/>
    <w:rsid w:val="00D71ECE"/>
    <w:rsid w:val="00D727C6"/>
    <w:rsid w:val="00D801ED"/>
    <w:rsid w:val="00D81534"/>
    <w:rsid w:val="00D836A7"/>
    <w:rsid w:val="00D85A28"/>
    <w:rsid w:val="00D957E0"/>
    <w:rsid w:val="00DA592E"/>
    <w:rsid w:val="00DB0736"/>
    <w:rsid w:val="00DB0C54"/>
    <w:rsid w:val="00DB4446"/>
    <w:rsid w:val="00DD2EFB"/>
    <w:rsid w:val="00DD3BCE"/>
    <w:rsid w:val="00DD56E9"/>
    <w:rsid w:val="00DD7DE2"/>
    <w:rsid w:val="00DE26D5"/>
    <w:rsid w:val="00DE52A2"/>
    <w:rsid w:val="00DF6CE9"/>
    <w:rsid w:val="00E04B9C"/>
    <w:rsid w:val="00E06316"/>
    <w:rsid w:val="00E167A9"/>
    <w:rsid w:val="00E22F36"/>
    <w:rsid w:val="00E23464"/>
    <w:rsid w:val="00E32CEC"/>
    <w:rsid w:val="00E3515B"/>
    <w:rsid w:val="00E37DF8"/>
    <w:rsid w:val="00E413D6"/>
    <w:rsid w:val="00E4265A"/>
    <w:rsid w:val="00E43BB9"/>
    <w:rsid w:val="00E44587"/>
    <w:rsid w:val="00E468EC"/>
    <w:rsid w:val="00E50309"/>
    <w:rsid w:val="00E53EBB"/>
    <w:rsid w:val="00E54D23"/>
    <w:rsid w:val="00E6033C"/>
    <w:rsid w:val="00E616C9"/>
    <w:rsid w:val="00E677CD"/>
    <w:rsid w:val="00E71590"/>
    <w:rsid w:val="00E73061"/>
    <w:rsid w:val="00E74977"/>
    <w:rsid w:val="00E76A18"/>
    <w:rsid w:val="00E80330"/>
    <w:rsid w:val="00E84911"/>
    <w:rsid w:val="00E90DAC"/>
    <w:rsid w:val="00E91194"/>
    <w:rsid w:val="00E921F3"/>
    <w:rsid w:val="00EA058F"/>
    <w:rsid w:val="00EA119E"/>
    <w:rsid w:val="00EB0129"/>
    <w:rsid w:val="00EC0D4C"/>
    <w:rsid w:val="00EC5A9F"/>
    <w:rsid w:val="00ED213F"/>
    <w:rsid w:val="00EE3AAA"/>
    <w:rsid w:val="00EE3F64"/>
    <w:rsid w:val="00EE5689"/>
    <w:rsid w:val="00EF2900"/>
    <w:rsid w:val="00EF3C60"/>
    <w:rsid w:val="00EF5873"/>
    <w:rsid w:val="00EF6885"/>
    <w:rsid w:val="00F0275B"/>
    <w:rsid w:val="00F02B28"/>
    <w:rsid w:val="00F04CD1"/>
    <w:rsid w:val="00F11544"/>
    <w:rsid w:val="00F2443A"/>
    <w:rsid w:val="00F2524E"/>
    <w:rsid w:val="00F25BB6"/>
    <w:rsid w:val="00F36AB8"/>
    <w:rsid w:val="00F403AB"/>
    <w:rsid w:val="00F40835"/>
    <w:rsid w:val="00F438DF"/>
    <w:rsid w:val="00F4538D"/>
    <w:rsid w:val="00F50DF6"/>
    <w:rsid w:val="00F534BC"/>
    <w:rsid w:val="00F54256"/>
    <w:rsid w:val="00F54E87"/>
    <w:rsid w:val="00F57142"/>
    <w:rsid w:val="00F7169E"/>
    <w:rsid w:val="00F71C59"/>
    <w:rsid w:val="00F72FFE"/>
    <w:rsid w:val="00F73DCA"/>
    <w:rsid w:val="00FA12B4"/>
    <w:rsid w:val="00FA32C2"/>
    <w:rsid w:val="00FB57B0"/>
    <w:rsid w:val="00FD46CB"/>
    <w:rsid w:val="00FD4CF1"/>
    <w:rsid w:val="00FD68E9"/>
    <w:rsid w:val="00FD7F70"/>
    <w:rsid w:val="00FE0C47"/>
    <w:rsid w:val="00FE264D"/>
    <w:rsid w:val="00FE3BE2"/>
    <w:rsid w:val="00FF06B7"/>
    <w:rsid w:val="00FF5CCF"/>
    <w:rsid w:val="083412ED"/>
    <w:rsid w:val="096714F8"/>
    <w:rsid w:val="19AC431E"/>
    <w:rsid w:val="1E497525"/>
    <w:rsid w:val="245F7A7D"/>
    <w:rsid w:val="36180A58"/>
    <w:rsid w:val="4ACE5D41"/>
    <w:rsid w:val="4BB844D1"/>
    <w:rsid w:val="58700564"/>
    <w:rsid w:val="60124F95"/>
    <w:rsid w:val="61F13176"/>
    <w:rsid w:val="6E452F61"/>
    <w:rsid w:val="7308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55CD364-98C8-423A-8556-CACC4AA4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5074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486AD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0120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486AD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0120D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宋体" w:hAnsi="宋体"/>
      <w:b/>
      <w:sz w:val="27"/>
      <w:szCs w:val="27"/>
    </w:rPr>
  </w:style>
  <w:style w:type="paragraph" w:styleId="a3">
    <w:name w:val="Balloon Text"/>
    <w:basedOn w:val="a"/>
    <w:link w:val="a4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HTML">
    <w:name w:val="HTML Preformatted"/>
    <w:basedOn w:val="a"/>
    <w:link w:val="HTML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qFormat/>
    <w:rPr>
      <w:rFonts w:ascii="宋体" w:hAnsi="宋体"/>
      <w:sz w:val="24"/>
      <w:szCs w:val="24"/>
    </w:r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a">
    <w:name w:val="Strong"/>
    <w:basedOn w:val="a0"/>
    <w:qFormat/>
    <w:rPr>
      <w:b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character" w:styleId="HTML1">
    <w:name w:val="HTML Code"/>
    <w:basedOn w:val="a0"/>
    <w:qFormat/>
    <w:rPr>
      <w:rFonts w:ascii="Courier New" w:hAnsi="Courier New"/>
      <w:sz w:val="20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styleId="ae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486AD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486AD9"/>
    <w:pPr>
      <w:ind w:leftChars="400" w:left="840"/>
    </w:pPr>
  </w:style>
  <w:style w:type="paragraph" w:styleId="11">
    <w:name w:val="toc 1"/>
    <w:basedOn w:val="a"/>
    <w:next w:val="a"/>
    <w:autoRedefine/>
    <w:uiPriority w:val="39"/>
    <w:unhideWhenUsed/>
    <w:rsid w:val="00360C37"/>
  </w:style>
  <w:style w:type="paragraph" w:styleId="21">
    <w:name w:val="toc 2"/>
    <w:basedOn w:val="a"/>
    <w:next w:val="a"/>
    <w:autoRedefine/>
    <w:uiPriority w:val="39"/>
    <w:unhideWhenUsed/>
    <w:rsid w:val="00360C37"/>
    <w:pPr>
      <w:ind w:leftChars="200" w:left="420"/>
    </w:pPr>
  </w:style>
  <w:style w:type="paragraph" w:styleId="4">
    <w:name w:val="toc 4"/>
    <w:basedOn w:val="a"/>
    <w:next w:val="a"/>
    <w:autoRedefine/>
    <w:uiPriority w:val="39"/>
    <w:unhideWhenUsed/>
    <w:rsid w:val="00360C37"/>
    <w:pPr>
      <w:ind w:leftChars="600" w:left="1260"/>
    </w:pPr>
  </w:style>
  <w:style w:type="paragraph" w:styleId="5">
    <w:name w:val="toc 5"/>
    <w:basedOn w:val="a"/>
    <w:next w:val="a"/>
    <w:autoRedefine/>
    <w:uiPriority w:val="39"/>
    <w:unhideWhenUsed/>
    <w:rsid w:val="00360C37"/>
    <w:pPr>
      <w:ind w:leftChars="800" w:left="1680"/>
    </w:pPr>
  </w:style>
  <w:style w:type="paragraph" w:styleId="6">
    <w:name w:val="toc 6"/>
    <w:basedOn w:val="a"/>
    <w:next w:val="a"/>
    <w:autoRedefine/>
    <w:uiPriority w:val="39"/>
    <w:unhideWhenUsed/>
    <w:rsid w:val="00360C37"/>
    <w:pPr>
      <w:ind w:leftChars="1000" w:left="2100"/>
    </w:pPr>
  </w:style>
  <w:style w:type="paragraph" w:styleId="7">
    <w:name w:val="toc 7"/>
    <w:basedOn w:val="a"/>
    <w:next w:val="a"/>
    <w:autoRedefine/>
    <w:uiPriority w:val="39"/>
    <w:unhideWhenUsed/>
    <w:rsid w:val="00360C37"/>
    <w:pPr>
      <w:ind w:leftChars="1200" w:left="2520"/>
    </w:pPr>
  </w:style>
  <w:style w:type="paragraph" w:styleId="8">
    <w:name w:val="toc 8"/>
    <w:basedOn w:val="a"/>
    <w:next w:val="a"/>
    <w:autoRedefine/>
    <w:uiPriority w:val="39"/>
    <w:unhideWhenUsed/>
    <w:rsid w:val="00360C37"/>
    <w:pPr>
      <w:ind w:leftChars="1400" w:left="2940"/>
    </w:pPr>
  </w:style>
  <w:style w:type="paragraph" w:styleId="9">
    <w:name w:val="toc 9"/>
    <w:basedOn w:val="a"/>
    <w:next w:val="a"/>
    <w:autoRedefine/>
    <w:uiPriority w:val="39"/>
    <w:unhideWhenUsed/>
    <w:rsid w:val="00360C37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5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97D8CE-D7B5-4781-9DD8-B5D6CCF1D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226</Pages>
  <Words>36578</Words>
  <Characters>208497</Characters>
  <Application>Microsoft Office Word</Application>
  <DocSecurity>0</DocSecurity>
  <Lines>1737</Lines>
  <Paragraphs>489</Paragraphs>
  <ScaleCrop>false</ScaleCrop>
  <Company>微软中国</Company>
  <LinksUpToDate>false</LinksUpToDate>
  <CharactersWithSpaces>244586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ˈ范特sy</dc:creator>
  <cp:lastModifiedBy>Windows 用户</cp:lastModifiedBy>
  <cp:revision>4</cp:revision>
  <dcterms:created xsi:type="dcterms:W3CDTF">2020-05-03T07:09:00Z</dcterms:created>
  <dcterms:modified xsi:type="dcterms:W3CDTF">2020-05-04T11:24:00Z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